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Calibri" w:cs="Calibri" w:eastAsia="Calibri" w:hAnsi="Calibri"/>
          <w:b/>
          <w:bCs/>
          <w:sz w:val="36"/>
          <w:szCs w:val="36"/>
        </w:rPr>
        <w:t xml:space="preserve">AI in Europe — A Thematic Research Memo</w:t>
      </w:r>
    </w:p>
    <w:p>
      <w:pPr>
        <w:spacing w:after="160" w:line="300"/>
        <w:jc w:val="both"/>
      </w:pPr>
      <w:r>
        <w:rPr>
          <w:rFonts w:ascii="Calibri" w:cs="Calibri" w:eastAsia="Calibri" w:hAnsi="Calibri"/>
          <w:b/>
          <w:bCs/>
          <w:sz w:val="22"/>
          <w:szCs w:val="22"/>
        </w:rPr>
        <w:t xml:space="preserve">Author:</w:t>
      </w:r>
      <w:r>
        <w:rPr>
          <w:rFonts w:ascii="Calibri" w:cs="Calibri" w:eastAsia="Calibri" w:hAnsi="Calibri"/>
          <w:sz w:val="22"/>
          <w:szCs w:val="22"/>
        </w:rPr>
        <w:t xml:space="preserve"> Watson [W] for Richard Black, Viewforth</w:t>
      </w:r>
    </w:p>
    <w:p>
      <w:pPr>
        <w:spacing w:after="160" w:line="300"/>
        <w:jc w:val="both"/>
      </w:pPr>
      <w:r>
        <w:rPr>
          <w:rFonts w:ascii="Calibri" w:cs="Calibri" w:eastAsia="Calibri" w:hAnsi="Calibri"/>
          <w:b/>
          <w:bCs/>
          <w:sz w:val="22"/>
          <w:szCs w:val="22"/>
        </w:rPr>
        <w:t xml:space="preserve">Date:</w:t>
      </w:r>
      <w:r>
        <w:rPr>
          <w:rFonts w:ascii="Calibri" w:cs="Calibri" w:eastAsia="Calibri" w:hAnsi="Calibri"/>
          <w:sz w:val="22"/>
          <w:szCs w:val="22"/>
        </w:rPr>
        <w:t xml:space="preserve"> 2 May 2026</w:t>
      </w:r>
    </w:p>
    <w:p>
      <w:pPr>
        <w:spacing w:after="160" w:line="300"/>
        <w:jc w:val="both"/>
      </w:pPr>
      <w:r>
        <w:rPr>
          <w:rFonts w:ascii="Calibri" w:cs="Calibri" w:eastAsia="Calibri" w:hAnsi="Calibri"/>
          <w:b/>
          <w:bCs/>
          <w:sz w:val="22"/>
          <w:szCs w:val="22"/>
        </w:rPr>
        <w:t xml:space="preserve">Status:</w:t>
      </w:r>
      <w:r>
        <w:rPr>
          <w:rFonts w:ascii="Calibri" w:cs="Calibri" w:eastAsia="Calibri" w:hAnsi="Calibri"/>
          <w:sz w:val="22"/>
          <w:szCs w:val="22"/>
        </w:rPr>
        <w:t xml:space="preserve"> Research draft v1</w:t>
      </w:r>
    </w:p>
    <w:p>
      <w:pPr>
        <w:spacing w:after="160" w:line="300"/>
        <w:jc w:val="both"/>
      </w:pPr>
      <w:r>
        <w:rPr>
          <w:rFonts w:ascii="Calibri" w:cs="Calibri" w:eastAsia="Calibri" w:hAnsi="Calibri"/>
          <w:b/>
          <w:bCs/>
          <w:sz w:val="22"/>
          <w:szCs w:val="22"/>
        </w:rPr>
        <w:t xml:space="preserve">Length target:</w:t>
      </w:r>
      <w:r>
        <w:rPr>
          <w:rFonts w:ascii="Calibri" w:cs="Calibri" w:eastAsia="Calibri" w:hAnsi="Calibri"/>
          <w:sz w:val="22"/>
          <w:szCs w:val="22"/>
        </w:rPr>
        <w:t xml:space="preserve"> ~15,000 words</w:t>
      </w:r>
    </w:p>
    <w:p>
      <w:pPr>
        <w:spacing w:after="160" w:line="300"/>
        <w:jc w:val="both"/>
      </w:pPr>
      <w:r>
        <w:rPr>
          <w:rFonts w:ascii="Calibri" w:cs="Calibri" w:eastAsia="Calibri" w:hAnsi="Calibri"/>
          <w:b/>
          <w:bCs/>
          <w:sz w:val="22"/>
          <w:szCs w:val="22"/>
        </w:rPr>
        <w:t xml:space="preserve">Mode:</w:t>
      </w:r>
      <w:r>
        <w:rPr>
          <w:rFonts w:ascii="Calibri" w:cs="Calibri" w:eastAsia="Calibri" w:hAnsi="Calibri"/>
          <w:sz w:val="22"/>
          <w:szCs w:val="22"/>
        </w:rPr>
        <w:t xml:space="preserve"> Themes &amp; insights — NOT a triage candidate list (separate follow-on)</w:t>
      </w:r>
    </w:p>
    <w:p>
      <w:pPr>
        <w:spacing w:after="160" w:line="300"/>
        <w:jc w:val="both"/>
      </w:pPr>
      <w:r>
        <w:rPr>
          <w:rFonts w:ascii="Calibri" w:cs="Calibri" w:eastAsia="Calibri" w:hAnsi="Calibri"/>
          <w:b/>
          <w:bCs/>
          <w:sz w:val="22"/>
          <w:szCs w:val="22"/>
        </w:rPr>
        <w:t xml:space="preserve">Three passes:</w:t>
      </w:r>
      <w:r>
        <w:rPr>
          <w:rFonts w:ascii="Calibri" w:cs="Calibri" w:eastAsia="Calibri" w:hAnsi="Calibri"/>
          <w:sz w:val="22"/>
          <w:szCs w:val="22"/>
        </w:rPr>
        <w:t xml:space="preserve"> (1) Value-chain map; (2) Six mental-model pressure tests; (3) Pre-mortem inversion</w:t>
      </w:r>
    </w:p>
    <w:p>
      <w:pPr>
        <w:pBdr>
          <w:bottom w:val="single" w:color="888888" w:sz="6" w:space="1"/>
        </w:pBdr>
        <w:spacing w:after="120" w:before="120"/>
      </w:pPr>
      <w:r>
        <w:t xml:space="preserve"/>
      </w:r>
    </w:p>
    <w:p>
      <w:pPr>
        <w:pStyle w:val="Heading2"/>
        <w:spacing w:after="160" w:before="280"/>
      </w:pPr>
      <w:r>
        <w:rPr>
          <w:rFonts w:ascii="Calibri" w:cs="Calibri" w:eastAsia="Calibri" w:hAnsi="Calibri"/>
          <w:b/>
          <w:bCs/>
          <w:sz w:val="28"/>
          <w:szCs w:val="28"/>
        </w:rPr>
        <w:t xml:space="preserve">Bottom Line Up Front</w:t>
      </w:r>
    </w:p>
    <w:p>
      <w:pPr>
        <w:spacing w:after="160" w:line="300"/>
        <w:jc w:val="both"/>
      </w:pPr>
      <w:r>
        <w:rPr>
          <w:rFonts w:ascii="Calibri" w:cs="Calibri" w:eastAsia="Calibri" w:hAnsi="Calibri"/>
          <w:sz w:val="22"/>
          <w:szCs w:val="22"/>
        </w:rPr>
        <w:t xml:space="preserve">The European AI thematic is </w:t>
      </w:r>
      <w:r>
        <w:rPr>
          <w:rFonts w:ascii="Calibri" w:cs="Calibri" w:eastAsia="Calibri" w:hAnsi="Calibri"/>
          <w:b/>
          <w:bCs/>
          <w:sz w:val="22"/>
          <w:szCs w:val="22"/>
        </w:rPr>
        <w:t xml:space="preserve">not the trade most consensus narratives describe.</w:t>
      </w:r>
      <w:r>
        <w:rPr>
          <w:rFonts w:ascii="Calibri" w:cs="Calibri" w:eastAsia="Calibri" w:hAnsi="Calibri"/>
          <w:sz w:val="22"/>
          <w:szCs w:val="22"/>
        </w:rPr>
        <w:t xml:space="preserve"> Consensus says: ride the picks-and-shovels — datacentres, power, Schneider, Siemens Energy, ASML. That trade is real, but it is consensus, partially priced, and structurally exposed to an under-discussed risk: </w:t>
      </w:r>
      <w:r>
        <w:rPr>
          <w:rFonts w:ascii="Calibri" w:cs="Calibri" w:eastAsia="Calibri" w:hAnsi="Calibri"/>
          <w:b/>
          <w:bCs/>
          <w:sz w:val="22"/>
          <w:szCs w:val="22"/>
        </w:rPr>
        <w:t xml:space="preserve">the bottleneck is not chips, it is grid connection and high-voltage equipment delivery slots, and these are physical constraints that take a decade to relax.</w:t>
      </w:r>
      <w:r>
        <w:rPr>
          <w:rFonts w:ascii="Calibri" w:cs="Calibri" w:eastAsia="Calibri" w:hAnsi="Calibri"/>
          <w:sz w:val="22"/>
          <w:szCs w:val="22"/>
        </w:rPr>
        <w:t xml:space="preserve"> The companies that own those slots already trade on demanding multiples that assume the cycle persists; the companies that </w:t>
      </w:r>
      <w:r>
        <w:rPr>
          <w:rFonts w:ascii="Calibri" w:cs="Calibri" w:eastAsia="Calibri" w:hAnsi="Calibri"/>
          <w:i/>
          <w:iCs/>
          <w:sz w:val="22"/>
          <w:szCs w:val="22"/>
        </w:rPr>
        <w:t xml:space="preserve">appear</w:t>
      </w:r>
      <w:r>
        <w:rPr>
          <w:rFonts w:ascii="Calibri" w:cs="Calibri" w:eastAsia="Calibri" w:hAnsi="Calibri"/>
          <w:sz w:val="22"/>
          <w:szCs w:val="22"/>
        </w:rPr>
        <w:t xml:space="preserve"> to own them but in fact face commoditisation, capital-intensity drag, or specification leapfrog risk are the asymmetric problems.</w:t>
      </w:r>
    </w:p>
    <w:p>
      <w:pPr>
        <w:spacing w:after="160" w:line="300"/>
        <w:jc w:val="both"/>
      </w:pPr>
      <w:r>
        <w:rPr>
          <w:rFonts w:ascii="Calibri" w:cs="Calibri" w:eastAsia="Calibri" w:hAnsi="Calibri"/>
          <w:sz w:val="22"/>
          <w:szCs w:val="22"/>
        </w:rPr>
        <w:t xml:space="preserve">The richer European edge sits in three less-crowded thoughts. </w:t>
      </w:r>
      <w:r>
        <w:rPr>
          <w:rFonts w:ascii="Calibri" w:cs="Calibri" w:eastAsia="Calibri" w:hAnsi="Calibri"/>
          <w:b/>
          <w:bCs/>
          <w:sz w:val="22"/>
          <w:szCs w:val="22"/>
        </w:rPr>
        <w:t xml:space="preserve">First</w:t>
      </w:r>
      <w:r>
        <w:rPr>
          <w:rFonts w:ascii="Calibri" w:cs="Calibri" w:eastAsia="Calibri" w:hAnsi="Calibri"/>
          <w:sz w:val="22"/>
          <w:szCs w:val="22"/>
        </w:rPr>
        <w:t xml:space="preserve">, the </w:t>
      </w:r>
      <w:r>
        <w:rPr>
          <w:rFonts w:ascii="Calibri" w:cs="Calibri" w:eastAsia="Calibri" w:hAnsi="Calibri"/>
          <w:i/>
          <w:iCs/>
          <w:sz w:val="22"/>
          <w:szCs w:val="22"/>
        </w:rPr>
        <w:t xml:space="preserve">trapped-capital</w:t>
      </w:r>
      <w:r>
        <w:rPr>
          <w:rFonts w:ascii="Calibri" w:cs="Calibri" w:eastAsia="Calibri" w:hAnsi="Calibri"/>
          <w:sz w:val="22"/>
          <w:szCs w:val="22"/>
        </w:rPr>
        <w:t xml:space="preserve"> side of the trade — European software, professional services, media and certain industrial-software incumbents — is being repriced violently and inconsistently in a way that creates both real value traps and real GARP opportunities, with the dispersion driven by whether the buyer's job-to-be-done is integration-bound (defended) or workflow-decomposable (exposed). </w:t>
      </w:r>
      <w:r>
        <w:rPr>
          <w:rFonts w:ascii="Calibri" w:cs="Calibri" w:eastAsia="Calibri" w:hAnsi="Calibri"/>
          <w:b/>
          <w:bCs/>
          <w:sz w:val="22"/>
          <w:szCs w:val="22"/>
        </w:rPr>
        <w:t xml:space="preserve">Second</w:t>
      </w:r>
      <w:r>
        <w:rPr>
          <w:rFonts w:ascii="Calibri" w:cs="Calibri" w:eastAsia="Calibri" w:hAnsi="Calibri"/>
          <w:sz w:val="22"/>
          <w:szCs w:val="22"/>
        </w:rPr>
        <w:t xml:space="preserve">, the </w:t>
      </w:r>
      <w:r>
        <w:rPr>
          <w:rFonts w:ascii="Calibri" w:cs="Calibri" w:eastAsia="Calibri" w:hAnsi="Calibri"/>
          <w:i/>
          <w:iCs/>
          <w:sz w:val="22"/>
          <w:szCs w:val="22"/>
        </w:rPr>
        <w:t xml:space="preserve">physical-bottleneck</w:t>
      </w:r>
      <w:r>
        <w:rPr>
          <w:rFonts w:ascii="Calibri" w:cs="Calibri" w:eastAsia="Calibri" w:hAnsi="Calibri"/>
          <w:sz w:val="22"/>
          <w:szCs w:val="22"/>
        </w:rPr>
        <w:t xml:space="preserve"> sub-themes (HVDC cables, transformers, gas turbines, cooling, grid-services contractors) have order books that already extend beyond the 18-month horizon — meaning the share-price catalysts in our window are about </w:t>
      </w:r>
      <w:r>
        <w:rPr>
          <w:rFonts w:ascii="Calibri" w:cs="Calibri" w:eastAsia="Calibri" w:hAnsi="Calibri"/>
          <w:i/>
          <w:iCs/>
          <w:sz w:val="22"/>
          <w:szCs w:val="22"/>
        </w:rPr>
        <w:t xml:space="preserve">margin progression and execution-risk repricing</w:t>
      </w:r>
      <w:r>
        <w:rPr>
          <w:rFonts w:ascii="Calibri" w:cs="Calibri" w:eastAsia="Calibri" w:hAnsi="Calibri"/>
          <w:sz w:val="22"/>
          <w:szCs w:val="22"/>
        </w:rPr>
        <w:t xml:space="preserve">, not about new orders. </w:t>
      </w:r>
      <w:r>
        <w:rPr>
          <w:rFonts w:ascii="Calibri" w:cs="Calibri" w:eastAsia="Calibri" w:hAnsi="Calibri"/>
          <w:b/>
          <w:bCs/>
          <w:sz w:val="22"/>
          <w:szCs w:val="22"/>
        </w:rPr>
        <w:t xml:space="preserve">Third</w:t>
      </w:r>
      <w:r>
        <w:rPr>
          <w:rFonts w:ascii="Calibri" w:cs="Calibri" w:eastAsia="Calibri" w:hAnsi="Calibri"/>
          <w:sz w:val="22"/>
          <w:szCs w:val="22"/>
        </w:rPr>
        <w:t xml:space="preserve">, the </w:t>
      </w:r>
      <w:r>
        <w:rPr>
          <w:rFonts w:ascii="Calibri" w:cs="Calibri" w:eastAsia="Calibri" w:hAnsi="Calibri"/>
          <w:i/>
          <w:iCs/>
          <w:sz w:val="22"/>
          <w:szCs w:val="22"/>
        </w:rPr>
        <w:t xml:space="preserve">European-sovereignty</w:t>
      </w:r>
      <w:r>
        <w:rPr>
          <w:rFonts w:ascii="Calibri" w:cs="Calibri" w:eastAsia="Calibri" w:hAnsi="Calibri"/>
          <w:sz w:val="22"/>
          <w:szCs w:val="22"/>
        </w:rPr>
        <w:t xml:space="preserve"> overlay (AI Act, sovereign cloud, data residency, energy independence) is a real second-order force that could produce both winners (sovereign-cloud beneficiaries, regulatory moat businesses) and capital-trap outcomes (companies that build sovereign infrastructure with no economic return because the unit economics never work outside policy subsidy).</w:t>
      </w:r>
    </w:p>
    <w:p>
      <w:pPr>
        <w:spacing w:after="160" w:line="300"/>
        <w:jc w:val="both"/>
      </w:pPr>
      <w:r>
        <w:rPr>
          <w:rFonts w:ascii="Calibri" w:cs="Calibri" w:eastAsia="Calibri" w:hAnsi="Calibri"/>
          <w:sz w:val="22"/>
          <w:szCs w:val="22"/>
        </w:rPr>
        <w:t xml:space="preserve">Across all three passes, the conclusion that survives is this: </w:t>
      </w:r>
      <w:r>
        <w:rPr>
          <w:rFonts w:ascii="Calibri" w:cs="Calibri" w:eastAsia="Calibri" w:hAnsi="Calibri"/>
          <w:b/>
          <w:bCs/>
          <w:sz w:val="22"/>
          <w:szCs w:val="22"/>
        </w:rPr>
        <w:t xml:space="preserve">for an 18-month horizon, the largest share-price moves in European AI exposure are more likely to come from multiple re-rating in either direction than from earnings surprise.</w:t>
      </w:r>
      <w:r>
        <w:rPr>
          <w:rFonts w:ascii="Calibri" w:cs="Calibri" w:eastAsia="Calibri" w:hAnsi="Calibri"/>
          <w:sz w:val="22"/>
          <w:szCs w:val="22"/>
        </w:rPr>
        <w:t xml:space="preserve"> The picks-and-shovels names mostly need to </w:t>
      </w:r>
      <w:r>
        <w:rPr>
          <w:rFonts w:ascii="Calibri" w:cs="Calibri" w:eastAsia="Calibri" w:hAnsi="Calibri"/>
          <w:i/>
          <w:iCs/>
          <w:sz w:val="22"/>
          <w:szCs w:val="22"/>
        </w:rPr>
        <w:t xml:space="preserve">defend</w:t>
      </w:r>
      <w:r>
        <w:rPr>
          <w:rFonts w:ascii="Calibri" w:cs="Calibri" w:eastAsia="Calibri" w:hAnsi="Calibri"/>
          <w:sz w:val="22"/>
          <w:szCs w:val="22"/>
        </w:rPr>
        <w:t xml:space="preserve"> their multiples; the disrupted-incumbent names mostly need to </w:t>
      </w:r>
      <w:r>
        <w:rPr>
          <w:rFonts w:ascii="Calibri" w:cs="Calibri" w:eastAsia="Calibri" w:hAnsi="Calibri"/>
          <w:i/>
          <w:iCs/>
          <w:sz w:val="22"/>
          <w:szCs w:val="22"/>
        </w:rPr>
        <w:t xml:space="preserve">re-establish</w:t>
      </w:r>
      <w:r>
        <w:rPr>
          <w:rFonts w:ascii="Calibri" w:cs="Calibri" w:eastAsia="Calibri" w:hAnsi="Calibri"/>
          <w:sz w:val="22"/>
          <w:szCs w:val="22"/>
        </w:rPr>
        <w:t xml:space="preserve"> a floor for theirs. That asymmetry — defence vs re-establishment — is the lens that should organise the watchlist.</w:t>
      </w:r>
    </w:p>
    <w:p>
      <w:pPr>
        <w:spacing w:after="160" w:line="300"/>
        <w:jc w:val="both"/>
      </w:pPr>
      <w:r>
        <w:rPr>
          <w:rFonts w:ascii="Calibri" w:cs="Calibri" w:eastAsia="Calibri" w:hAnsi="Calibri"/>
          <w:sz w:val="22"/>
          <w:szCs w:val="22"/>
        </w:rPr>
        <w:t xml:space="preserve">The single sub-theme where I hold the strongest non-consensus view is </w:t>
      </w:r>
      <w:r>
        <w:rPr>
          <w:rFonts w:ascii="Calibri" w:cs="Calibri" w:eastAsia="Calibri" w:hAnsi="Calibri"/>
          <w:b/>
          <w:bCs/>
          <w:sz w:val="22"/>
          <w:szCs w:val="22"/>
        </w:rPr>
        <w:t xml:space="preserve">grid-equipment and physical-power-delivery</w:t>
      </w:r>
      <w:r>
        <w:rPr>
          <w:rFonts w:ascii="Calibri" w:cs="Calibri" w:eastAsia="Calibri" w:hAnsi="Calibri"/>
          <w:sz w:val="22"/>
          <w:szCs w:val="22"/>
        </w:rPr>
        <w:t xml:space="preserve">: I think consensus is right that the demand exists, materially right that the order books are durable, but materially </w:t>
      </w:r>
      <w:r>
        <w:rPr>
          <w:rFonts w:ascii="Calibri" w:cs="Calibri" w:eastAsia="Calibri" w:hAnsi="Calibri"/>
          <w:i/>
          <w:iCs/>
          <w:sz w:val="22"/>
          <w:szCs w:val="22"/>
        </w:rPr>
        <w:t xml:space="preserve">under-appreciating</w:t>
      </w:r>
      <w:r>
        <w:rPr>
          <w:rFonts w:ascii="Calibri" w:cs="Calibri" w:eastAsia="Calibri" w:hAnsi="Calibri"/>
          <w:sz w:val="22"/>
          <w:szCs w:val="22"/>
        </w:rPr>
        <w:t xml:space="preserve"> the operational leverage and pricing power that comes from being a constrained-supply oligopolist in a 5-7 year shortage. Conversely, the sub-theme where I hold the strongest non-consensus </w:t>
      </w:r>
      <w:r>
        <w:rPr>
          <w:rFonts w:ascii="Calibri" w:cs="Calibri" w:eastAsia="Calibri" w:hAnsi="Calibri"/>
          <w:i/>
          <w:iCs/>
          <w:sz w:val="22"/>
          <w:szCs w:val="22"/>
        </w:rPr>
        <w:t xml:space="preserve">bearish</w:t>
      </w:r>
      <w:r>
        <w:rPr>
          <w:rFonts w:ascii="Calibri" w:cs="Calibri" w:eastAsia="Calibri" w:hAnsi="Calibri"/>
          <w:sz w:val="22"/>
          <w:szCs w:val="22"/>
        </w:rPr>
        <w:t xml:space="preserve"> view is </w:t>
      </w:r>
      <w:r>
        <w:rPr>
          <w:rFonts w:ascii="Calibri" w:cs="Calibri" w:eastAsia="Calibri" w:hAnsi="Calibri"/>
          <w:b/>
          <w:bCs/>
          <w:sz w:val="22"/>
          <w:szCs w:val="22"/>
        </w:rPr>
        <w:t xml:space="preserve">mid-tier European industrial software</w:t>
      </w:r>
      <w:r>
        <w:rPr>
          <w:rFonts w:ascii="Calibri" w:cs="Calibri" w:eastAsia="Calibri" w:hAnsi="Calibri"/>
          <w:sz w:val="22"/>
          <w:szCs w:val="22"/>
        </w:rPr>
        <w:t xml:space="preserve"> (one rung below SAP/Siemens scale): the Christensen disruption argument is real, the moat erosion is faster than the sell-side models, and the 12-18 month window is enough for several names to break trend.</w:t>
      </w:r>
    </w:p>
    <w:p>
      <w:pPr>
        <w:spacing w:after="160" w:line="300"/>
        <w:jc w:val="both"/>
      </w:pPr>
      <w:r>
        <w:rPr>
          <w:rFonts w:ascii="Calibri" w:cs="Calibri" w:eastAsia="Calibri" w:hAnsi="Calibri"/>
          <w:sz w:val="22"/>
          <w:szCs w:val="22"/>
        </w:rPr>
        <w:t xml:space="preserve">Three risks could invalidate the entire thematic. </w:t>
      </w:r>
      <w:r>
        <w:rPr>
          <w:rFonts w:ascii="Calibri" w:cs="Calibri" w:eastAsia="Calibri" w:hAnsi="Calibri"/>
          <w:b/>
          <w:bCs/>
          <w:sz w:val="22"/>
          <w:szCs w:val="22"/>
        </w:rPr>
        <w:t xml:space="preserve">First</w:t>
      </w:r>
      <w:r>
        <w:rPr>
          <w:rFonts w:ascii="Calibri" w:cs="Calibri" w:eastAsia="Calibri" w:hAnsi="Calibri"/>
          <w:sz w:val="22"/>
          <w:szCs w:val="22"/>
        </w:rPr>
        <w:t xml:space="preserve">, an AI capex retrenchment from US hyperscalers — currently running at 90% of operating cash flow — would cascade through the entire European supply chain within 1-2 quarters. </w:t>
      </w:r>
      <w:r>
        <w:rPr>
          <w:rFonts w:ascii="Calibri" w:cs="Calibri" w:eastAsia="Calibri" w:hAnsi="Calibri"/>
          <w:b/>
          <w:bCs/>
          <w:sz w:val="22"/>
          <w:szCs w:val="22"/>
        </w:rPr>
        <w:t xml:space="preserve">Second</w:t>
      </w:r>
      <w:r>
        <w:rPr>
          <w:rFonts w:ascii="Calibri" w:cs="Calibri" w:eastAsia="Calibri" w:hAnsi="Calibri"/>
          <w:sz w:val="22"/>
          <w:szCs w:val="22"/>
        </w:rPr>
        <w:t xml:space="preserve">, a successful EU Digital Omnibus extension that delays AI Act enforcement would deflate the regulatory-moat trade. </w:t>
      </w:r>
      <w:r>
        <w:rPr>
          <w:rFonts w:ascii="Calibri" w:cs="Calibri" w:eastAsia="Calibri" w:hAnsi="Calibri"/>
          <w:b/>
          <w:bCs/>
          <w:sz w:val="22"/>
          <w:szCs w:val="22"/>
        </w:rPr>
        <w:t xml:space="preserve">Third</w:t>
      </w:r>
      <w:r>
        <w:rPr>
          <w:rFonts w:ascii="Calibri" w:cs="Calibri" w:eastAsia="Calibri" w:hAnsi="Calibri"/>
          <w:sz w:val="22"/>
          <w:szCs w:val="22"/>
        </w:rPr>
        <w:t xml:space="preserve">, a recession in Europe (entirely plausible given the Iran overlay and tightening conditions) would compress all multiples in unison and dominate any thematic alpha.</w:t>
      </w:r>
      <w:ins w:id="999" w:author="Watson" w:date="2026-05-03T07:00:00Z">
        <w:r>
          <w:rPr>
            <w:rFonts w:ascii="Calibri" w:cs="Calibri" w:eastAsia="Calibri" w:hAnsi="Calibri"/>
            <w:sz w:val="22"/>
            <w:szCs w:val="22"/>
          </w:rPr>
          <w:t xml:space="preserve"> [v2 ADDITION 3-May-26: The Q1 2026 selloff in software incumbents was specifically triggered by Anthropic's Claude Cowork legal plugins announcement (Feb 2026), which catalysed multiple compression as markets repriced terminal growth assumptions on fears that incumbents must share addressable markets with agile AI startups. Subsequent earnings (WKL FY25 6% organic / 7% AOP growth; RELX Risk segment 10% AOP / &gt;90% M2M-AI; Lexis+ AI subscriber base doubled) confirm this was a positioning event not a fundamentals event.]</w:t>
        </w:r>
      </w:ins>
    </w:p>
    <w:p>
      <w:pPr>
        <w:pBdr>
          <w:bottom w:val="single" w:color="888888" w:sz="6" w:space="1"/>
        </w:pBdr>
        <w:spacing w:after="120" w:before="120"/>
      </w:pPr>
      <w:r>
        <w:t xml:space="preserve"/>
      </w:r>
    </w:p>
    <w:p>
      <w:pPr>
        <w:pStyle w:val="Heading1"/>
        <w:spacing w:after="200" w:before="360"/>
      </w:pPr>
      <w:r>
        <w:rPr>
          <w:rFonts w:ascii="Calibri" w:cs="Calibri" w:eastAsia="Calibri" w:hAnsi="Calibri"/>
          <w:b/>
          <w:bCs/>
          <w:sz w:val="36"/>
          <w:szCs w:val="36"/>
        </w:rPr>
        <w:t xml:space="preserve">Pass 1 — The Value-Chain Map</w:t>
      </w:r>
    </w:p>
    <w:p>
      <w:pPr>
        <w:pStyle w:val="Heading2"/>
        <w:spacing w:after="160" w:before="280"/>
      </w:pPr>
      <w:r>
        <w:rPr>
          <w:rFonts w:ascii="Calibri" w:cs="Calibri" w:eastAsia="Calibri" w:hAnsi="Calibri"/>
          <w:b/>
          <w:bCs/>
          <w:sz w:val="28"/>
          <w:szCs w:val="28"/>
        </w:rPr>
        <w:t xml:space="preserve">How the European exposure is structured</w:t>
      </w:r>
    </w:p>
    <w:p>
      <w:pPr>
        <w:spacing w:after="160" w:line="300"/>
        <w:jc w:val="both"/>
      </w:pPr>
      <w:r>
        <w:rPr>
          <w:rFonts w:ascii="Calibri" w:cs="Calibri" w:eastAsia="Calibri" w:hAnsi="Calibri"/>
          <w:sz w:val="22"/>
          <w:szCs w:val="22"/>
        </w:rPr>
        <w:t xml:space="preserve">The European AI value chain sits in an asymmetric position relative to the US. The </w:t>
      </w:r>
      <w:r>
        <w:rPr>
          <w:rFonts w:ascii="Calibri" w:cs="Calibri" w:eastAsia="Calibri" w:hAnsi="Calibri"/>
          <w:i/>
          <w:iCs/>
          <w:sz w:val="22"/>
          <w:szCs w:val="22"/>
        </w:rPr>
        <w:t xml:space="preserve">frontier model layer</w:t>
      </w:r>
      <w:r>
        <w:rPr>
          <w:rFonts w:ascii="Calibri" w:cs="Calibri" w:eastAsia="Calibri" w:hAnsi="Calibri"/>
          <w:sz w:val="22"/>
          <w:szCs w:val="22"/>
        </w:rPr>
        <w:t xml:space="preserve"> is US-dominated (OpenAI, Anthropic, Google, Meta, xAI), with Mistral as the only credible European-domiciled frontier-model attempt and even that company increasingly positioned as a sovereignty hedge rather than a global frontier contender. The </w:t>
      </w:r>
      <w:r>
        <w:rPr>
          <w:rFonts w:ascii="Calibri" w:cs="Calibri" w:eastAsia="Calibri" w:hAnsi="Calibri"/>
          <w:i/>
          <w:iCs/>
          <w:sz w:val="22"/>
          <w:szCs w:val="22"/>
        </w:rPr>
        <w:t xml:space="preserve">AI chip layer</w:t>
      </w:r>
      <w:r>
        <w:rPr>
          <w:rFonts w:ascii="Calibri" w:cs="Calibri" w:eastAsia="Calibri" w:hAnsi="Calibri"/>
          <w:sz w:val="22"/>
          <w:szCs w:val="22"/>
        </w:rPr>
        <w:t xml:space="preserve"> is also US-dominated (Nvidia, AMD, Broadcom, the hyperscaler internal silicon programmes) with no meaningful European-listed exposure to the merchant AI accelerator market itself.</w:t>
      </w:r>
    </w:p>
    <w:p>
      <w:pPr>
        <w:spacing w:after="160" w:line="300"/>
        <w:jc w:val="both"/>
      </w:pPr>
      <w:r>
        <w:rPr>
          <w:rFonts w:ascii="Calibri" w:cs="Calibri" w:eastAsia="Calibri" w:hAnsi="Calibri"/>
          <w:sz w:val="22"/>
          <w:szCs w:val="22"/>
        </w:rPr>
        <w:t xml:space="preserve">What Europe owns, by contrast, is the </w:t>
      </w:r>
      <w:r>
        <w:rPr>
          <w:rFonts w:ascii="Calibri" w:cs="Calibri" w:eastAsia="Calibri" w:hAnsi="Calibri"/>
          <w:i/>
          <w:iCs/>
          <w:sz w:val="22"/>
          <w:szCs w:val="22"/>
        </w:rPr>
        <w:t xml:space="preserve">infrastructure spine that enables the chip layer to function</w:t>
      </w:r>
      <w:r>
        <w:rPr>
          <w:rFonts w:ascii="Calibri" w:cs="Calibri" w:eastAsia="Calibri" w:hAnsi="Calibri"/>
          <w:sz w:val="22"/>
          <w:szCs w:val="22"/>
        </w:rPr>
        <w:t xml:space="preserve"> — and the </w:t>
      </w:r>
      <w:r>
        <w:rPr>
          <w:rFonts w:ascii="Calibri" w:cs="Calibri" w:eastAsia="Calibri" w:hAnsi="Calibri"/>
          <w:i/>
          <w:iCs/>
          <w:sz w:val="22"/>
          <w:szCs w:val="22"/>
        </w:rPr>
        <w:t xml:space="preserve">application-software incumbents that the chip layer threatens</w:t>
      </w:r>
      <w:r>
        <w:rPr>
          <w:rFonts w:ascii="Calibri" w:cs="Calibri" w:eastAsia="Calibri" w:hAnsi="Calibri"/>
          <w:sz w:val="22"/>
          <w:szCs w:val="22"/>
        </w:rPr>
        <w:t xml:space="preserve">. This produces a value chain that runs roughly as follows, with each node carrying its own risk-reward profile and 18-month inflection probability.</w:t>
      </w:r>
    </w:p>
    <w:p>
      <w:pPr>
        <w:spacing w:after="160" w:line="300"/>
        <w:jc w:val="both"/>
      </w:pPr>
      <w:r>
        <w:rPr>
          <w:rFonts w:ascii="Calibri" w:cs="Calibri" w:eastAsia="Calibri" w:hAnsi="Calibri"/>
          <w:b/>
          <w:bCs/>
          <w:sz w:val="22"/>
          <w:szCs w:val="22"/>
        </w:rPr>
        <w:t xml:space="preserve">Tier 1 — The lithography monopoly.</w:t>
      </w:r>
      <w:r>
        <w:rPr>
          <w:rFonts w:ascii="Calibri" w:cs="Calibri" w:eastAsia="Calibri" w:hAnsi="Calibri"/>
          <w:sz w:val="22"/>
          <w:szCs w:val="22"/>
        </w:rPr>
        <w:t xml:space="preserve"> ASML (PRIMARY-EU, Amsterdam) owns the EUV monopoly that gates the entire AI chip industry. There is no substitute, no plausible rival within the 18-month horizon, and the High-NA generation extends the moat. The 2026 guidance raise to €36-40bn confirms the structural demand, but the China compression (system sales fell to 19% of Q1 2026 versus 36% in Q4 2025) shows the regime change is happening in real time. The setup here is unusual: a monopolist whose share price has been pressured by a customer concentration shift rather than by demand weakness. The classic ASML question — does the AI capex cycle continue? — is now coupled with a second question: does the China revenue replacement materialise fast enough to offset the loss of the most profitable historical bucket? My read is that the EUV ramp is so steep, and the High-NA EXE:5200B tranche so capacity-constrained, that the overall picture is supply-limited not demand-limited, but the optical re-rating story depends on the China noise stabilising.</w:t>
      </w:r>
    </w:p>
    <w:p>
      <w:pPr>
        <w:spacing w:after="160" w:line="300"/>
        <w:jc w:val="both"/>
      </w:pPr>
      <w:r>
        <w:rPr>
          <w:rFonts w:ascii="Calibri" w:cs="Calibri" w:eastAsia="Calibri" w:hAnsi="Calibri"/>
          <w:b/>
          <w:bCs/>
          <w:sz w:val="22"/>
          <w:szCs w:val="22"/>
        </w:rPr>
        <w:t xml:space="preserve">Tier 2 — The semiconductor materials and back-end equipment layer.</w:t>
      </w:r>
      <w:r>
        <w:rPr>
          <w:rFonts w:ascii="Calibri" w:cs="Calibri" w:eastAsia="Calibri" w:hAnsi="Calibri"/>
          <w:sz w:val="22"/>
          <w:szCs w:val="22"/>
        </w:rPr>
        <w:t xml:space="preserve"> Three European-listed names matter: Soitec (PRIMARY-EU, Paris) for SOI wafers and the photonics inflection; ASM International (PRIMARY-EU, Amsterdam) for atomic-layer-deposition equipment which is the bottleneck for advanced gate-all-around transistors; BE Semiconductor Industries (PRIMARY-EU, Amsterdam) for hybrid bonding equipment which is the bottleneck for advanced packaging and HBM stacks. The Soitec move (+300% YTD into May 2026 after a -85% prior two-year drawdown) is the cleanest illustration of the photonics narrative crystallising, but it has also become a momentum chase that amplifies its own reflexivity — the rebound is real on fundamentals (Nvidia silicon-photonics partnerships, hyperscaler optical interconnect demand) but the multiple now prices a path that requires near-flawless execution. ASM and BESI are the more interesting steady-state plays in the back-end: every leading-edge logic node and every HBM stack pulls more equipment from these names, and their order books already reflect this, but their multiples are also pricing a sustained cycle.</w:t>
      </w:r>
    </w:p>
    <w:p>
      <w:pPr>
        <w:spacing w:after="160" w:line="300"/>
        <w:jc w:val="both"/>
      </w:pPr>
      <w:r>
        <w:rPr>
          <w:rFonts w:ascii="Calibri" w:cs="Calibri" w:eastAsia="Calibri" w:hAnsi="Calibri"/>
          <w:b/>
          <w:bCs/>
          <w:sz w:val="22"/>
          <w:szCs w:val="22"/>
        </w:rPr>
        <w:t xml:space="preserve">Tier 3 — The physical infrastructure layer.</w:t>
      </w:r>
      <w:r>
        <w:rPr>
          <w:rFonts w:ascii="Calibri" w:cs="Calibri" w:eastAsia="Calibri" w:hAnsi="Calibri"/>
          <w:sz w:val="22"/>
          <w:szCs w:val="22"/>
        </w:rPr>
        <w:t xml:space="preserve"> This is where Europe holds its deepest competitive position and where the 18-month inflection probability is highest. The three relevant sub-clusters are </w:t>
      </w:r>
      <w:r>
        <w:rPr>
          <w:rFonts w:ascii="Calibri" w:cs="Calibri" w:eastAsia="Calibri" w:hAnsi="Calibri"/>
          <w:b/>
          <w:bCs/>
          <w:sz w:val="22"/>
          <w:szCs w:val="22"/>
        </w:rPr>
        <w:t xml:space="preserve">power equipment</w:t>
      </w:r>
      <w:r>
        <w:rPr>
          <w:rFonts w:ascii="Calibri" w:cs="Calibri" w:eastAsia="Calibri" w:hAnsi="Calibri"/>
          <w:sz w:val="22"/>
          <w:szCs w:val="22"/>
        </w:rPr>
        <w:t xml:space="preserve"> (Siemens Energy for gas turbines and grid hardware, ABB for power and motion equipment, Schneider Electric for low-and-medium-voltage power management and now liquid cooling, Legrand for rack-level distribution), </w:t>
      </w:r>
      <w:r>
        <w:rPr>
          <w:rFonts w:ascii="Calibri" w:cs="Calibri" w:eastAsia="Calibri" w:hAnsi="Calibri"/>
          <w:b/>
          <w:bCs/>
          <w:sz w:val="22"/>
          <w:szCs w:val="22"/>
        </w:rPr>
        <w:t xml:space="preserve">cables</w:t>
      </w:r>
      <w:r>
        <w:rPr>
          <w:rFonts w:ascii="Calibri" w:cs="Calibri" w:eastAsia="Calibri" w:hAnsi="Calibri"/>
          <w:sz w:val="22"/>
          <w:szCs w:val="22"/>
        </w:rPr>
        <w:t xml:space="preserve"> (Prysmian, Nexans, NKT — together two-thirds of the global HVDC cable market), and </w:t>
      </w:r>
      <w:r>
        <w:rPr>
          <w:rFonts w:ascii="Calibri" w:cs="Calibri" w:eastAsia="Calibri" w:hAnsi="Calibri"/>
          <w:b/>
          <w:bCs/>
          <w:sz w:val="22"/>
          <w:szCs w:val="22"/>
        </w:rPr>
        <w:t xml:space="preserve">renewable generation plus PPA infrastructure</w:t>
      </w:r>
      <w:r>
        <w:rPr>
          <w:rFonts w:ascii="Calibri" w:cs="Calibri" w:eastAsia="Calibri" w:hAnsi="Calibri"/>
          <w:sz w:val="22"/>
          <w:szCs w:val="22"/>
        </w:rPr>
        <w:t xml:space="preserve"> (Iberdrola, RWE, Engie, EDF, Ørsted, with the utilities increasingly positioned as AI-power </w:t>
      </w:r>
      <w:r>
        <w:rPr>
          <w:rFonts w:ascii="Calibri" w:cs="Calibri" w:eastAsia="Calibri" w:hAnsi="Calibri"/>
          <w:i/>
          <w:iCs/>
          <w:sz w:val="22"/>
          <w:szCs w:val="22"/>
        </w:rPr>
        <w:t xml:space="preserve">suppliers</w:t>
      </w:r>
      <w:r>
        <w:rPr>
          <w:rFonts w:ascii="Calibri" w:cs="Calibri" w:eastAsia="Calibri" w:hAnsi="Calibri"/>
          <w:sz w:val="22"/>
          <w:szCs w:val="22"/>
        </w:rPr>
        <w:t xml:space="preserve"> rather than just generators). I will treat each of these as a separate sub-theme below, because the dynamics are sufficiently distinct.</w:t>
      </w:r>
    </w:p>
    <w:p>
      <w:pPr>
        <w:spacing w:after="160" w:line="300"/>
        <w:jc w:val="both"/>
      </w:pPr>
      <w:r>
        <w:rPr>
          <w:rFonts w:ascii="Calibri" w:cs="Calibri" w:eastAsia="Calibri" w:hAnsi="Calibri"/>
          <w:b/>
          <w:bCs/>
          <w:sz w:val="22"/>
          <w:szCs w:val="22"/>
        </w:rPr>
        <w:t xml:space="preserve">Tier 4 — The connectivity layer.</w:t>
      </w:r>
      <w:r>
        <w:rPr>
          <w:rFonts w:ascii="Calibri" w:cs="Calibri" w:eastAsia="Calibri" w:hAnsi="Calibri"/>
          <w:sz w:val="22"/>
          <w:szCs w:val="22"/>
        </w:rPr>
        <w:t xml:space="preserve"> European telecoms incumbents (Deutsche Telekom, Orange, BT, Telefónica, KPN, Proximus, Telenor) own the fibre and metro-network infrastructure that AI workloads need. The capex cycle here is structurally moderating — median capex-to-sales around 20% — and the AI-driven uplift is narrower than the equity story suggests. The most credible bull case is a </w:t>
      </w:r>
      <w:r>
        <w:rPr>
          <w:rFonts w:ascii="Calibri" w:cs="Calibri" w:eastAsia="Calibri" w:hAnsi="Calibri"/>
          <w:i/>
          <w:iCs/>
          <w:sz w:val="22"/>
          <w:szCs w:val="22"/>
        </w:rPr>
        <w:t xml:space="preserve">wholesale</w:t>
      </w:r>
      <w:r>
        <w:rPr>
          <w:rFonts w:ascii="Calibri" w:cs="Calibri" w:eastAsia="Calibri" w:hAnsi="Calibri"/>
          <w:sz w:val="22"/>
          <w:szCs w:val="22"/>
        </w:rPr>
        <w:t xml:space="preserve"> re-rating: telcos sell low-jitter wavelength services, dark fibre, 400G backhaul, and DCI products to hyperscalers and AI-native customers at meaningfully better unit economics than retail mobile. The bear case is that hyperscalers continue to disintermediate and build their own backbones. My early read is that this sub-theme will deliver narrower share-price moves than its narrative suggests, with the exception of pure-play fibre wholesalers that already trade as infrastructure assets rather than telco operators.</w:t>
      </w:r>
    </w:p>
    <w:p>
      <w:pPr>
        <w:spacing w:after="160" w:line="300"/>
        <w:jc w:val="both"/>
      </w:pPr>
      <w:r>
        <w:rPr>
          <w:rFonts w:ascii="Calibri" w:cs="Calibri" w:eastAsia="Calibri" w:hAnsi="Calibri"/>
          <w:b/>
          <w:bCs/>
          <w:sz w:val="22"/>
          <w:szCs w:val="22"/>
        </w:rPr>
        <w:t xml:space="preserve">Tier 5 — The cloud and software application layer.</w:t>
      </w:r>
      <w:r>
        <w:rPr>
          <w:rFonts w:ascii="Calibri" w:cs="Calibri" w:eastAsia="Calibri" w:hAnsi="Calibri"/>
          <w:sz w:val="22"/>
          <w:szCs w:val="22"/>
        </w:rPr>
        <w:t xml:space="preserve"> This is the trapped-capital side of the value chain and the most analytically interesting. The European software incumbents — SAP, Dassault Systèmes, Hexagon, AVEVA (now Schneider-owned), Nemetschek, Sage, Wolters Kluwer, RELX, the LSEG data business, Pearson — are simultaneously the most exposed to AI substitution and the most defended by integration moats, switching costs, and proprietary data. The dispersion within this group is enormous and growing. The Q1 2026 selloff (Dassault -19% one day, RELX -17%, Wolters -13%, SAP largest one-day loss since 2020) was a single-event repricing of an aggregate concern; the subsequent April 2026 better-than-expected earnings from several of the same names confirms that the market is undifferentiated on a question that requires extreme differentiation. This is the highest-edge analytical territory in the whole thematic for a fundamentally-oriented investor.</w:t>
      </w:r>
    </w:p>
    <w:p>
      <w:pPr>
        <w:spacing w:after="160" w:line="300"/>
        <w:jc w:val="both"/>
      </w:pPr>
      <w:r>
        <w:rPr>
          <w:rFonts w:ascii="Calibri" w:cs="Calibri" w:eastAsia="Calibri" w:hAnsi="Calibri"/>
          <w:b/>
          <w:bCs/>
          <w:sz w:val="22"/>
          <w:szCs w:val="22"/>
        </w:rPr>
        <w:t xml:space="preserve">Tier 6 — The professional services layer.</w:t>
      </w:r>
      <w:r>
        <w:rPr>
          <w:rFonts w:ascii="Calibri" w:cs="Calibri" w:eastAsia="Calibri" w:hAnsi="Calibri"/>
          <w:sz w:val="22"/>
          <w:szCs w:val="22"/>
        </w:rPr>
        <w:t xml:space="preserve"> Capgemini, Atos, plus the consultancy and audit majors (KPMG, Deloitte, PwC, EY — most not listed) and the European IT integrators. The AI-on-services thesis is double-edged: AI productivity should expand margins on existing engagement structures, but it should also compress prices and shorten engagement durations, with the net effect depending on the customer's bargaining position. Indian integrators (Infosys, TCS, HCL, Wipro — non-European but competing for European share) are arguably better-positioned to monetise the productivity uplift because their economics are built around utilisation and bench rather than seniority. Capgemini is the most-watched European name; the AI services pivot is real but the question of whether the company can hold its top-line growth rate while AI compresses billable hours is the pivot the sell-side is dancing around without resolving.</w:t>
      </w:r>
    </w:p>
    <w:p>
      <w:pPr>
        <w:spacing w:after="160" w:line="300"/>
        <w:jc w:val="both"/>
      </w:pPr>
      <w:r>
        <w:rPr>
          <w:rFonts w:ascii="Calibri" w:cs="Calibri" w:eastAsia="Calibri" w:hAnsi="Calibri"/>
          <w:b/>
          <w:bCs/>
          <w:sz w:val="22"/>
          <w:szCs w:val="22"/>
        </w:rPr>
        <w:t xml:space="preserve">Tier 7 — The disrupted demand-side incumbents.</w:t>
      </w:r>
      <w:r>
        <w:rPr>
          <w:rFonts w:ascii="Calibri" w:cs="Calibri" w:eastAsia="Calibri" w:hAnsi="Calibri"/>
          <w:sz w:val="22"/>
          <w:szCs w:val="22"/>
        </w:rPr>
        <w:t xml:space="preserve"> Media and advertising (WPP, Publicis, Stroer, ITV, RTL, Bertelsmann's Penguin Random House and educational arms), traditional publishers (Pearson, Daily Mail, Axel Springer, Schibsted), reference data businesses (RELX, Wolters Kluwer, Informa, LSEG data), back-office functions across financials and industrials, and contact-centre operators (Teleperformance, Concentrix). Across this swathe, the AI question is not about adoption — adoption is a given — but about who captures the productivity benefit. If clients capture it (because supply is competitive) the agency/contractor margin compresses; if vendors capture it (because demand is sticky) the margin holds. WPP, Publicis, and Teleperformance are the most explicit early casualties of the client-captures-it scenario; certain reference-data businesses with proprietary content moats may be the durables.</w:t>
      </w:r>
    </w:p>
    <w:p>
      <w:pPr>
        <w:spacing w:after="160" w:line="300"/>
        <w:jc w:val="both"/>
      </w:pPr>
      <w:r>
        <w:rPr>
          <w:rFonts w:ascii="Calibri" w:cs="Calibri" w:eastAsia="Calibri" w:hAnsi="Calibri"/>
          <w:sz w:val="22"/>
          <w:szCs w:val="22"/>
        </w:rPr>
        <w:t xml:space="preserve">These seven tiers form the value-chain skeleton. The next eight sub-sections drill into each major sub-theme — the buildout, the bottlenecks, the unit economics, and the inflection points — before Pass 2 reframes the entire surface through alternative lenses.</w:t>
      </w:r>
    </w:p>
    <w:p>
      <w:pPr>
        <w:pStyle w:val="Heading2"/>
        <w:spacing w:after="160" w:before="280"/>
      </w:pPr>
      <w:r>
        <w:rPr>
          <w:rFonts w:ascii="Calibri" w:cs="Calibri" w:eastAsia="Calibri" w:hAnsi="Calibri"/>
          <w:b/>
          <w:bCs/>
          <w:sz w:val="28"/>
          <w:szCs w:val="28"/>
        </w:rPr>
        <w:t xml:space="preserve">Sub-theme 1 — Datacentre buildout: the constraint is grid, not silicon</w:t>
      </w:r>
    </w:p>
    <w:p>
      <w:pPr>
        <w:spacing w:after="160" w:line="300"/>
        <w:jc w:val="both"/>
      </w:pPr>
      <w:r>
        <w:rPr>
          <w:rFonts w:ascii="Calibri" w:cs="Calibri" w:eastAsia="Calibri" w:hAnsi="Calibri"/>
          <w:sz w:val="22"/>
          <w:szCs w:val="22"/>
        </w:rPr>
        <w:t xml:space="preserve">The European datacentre story is widely known in headline terms but persistently misread in mechanism terms. The headline numbers — IEA forecasting +45 TWh of European DC electricity demand by 2030 (a 70% increase), ICIS projecting 168 TWh by 2030 and 236 TWh by 2035, the existing hyperscale-plus-leased pool moving from 18.7 GW at end-2024 to 21.3 GW by end-2026 — are real and well-trodden. The Western Europe DC investment forecast of €176 billion across 2026-2031 has anchored most sell-side European AI infrastructure pieces. None of this is news.</w:t>
      </w:r>
    </w:p>
    <w:p>
      <w:pPr>
        <w:spacing w:after="160" w:line="300"/>
        <w:jc w:val="both"/>
      </w:pPr>
      <w:r>
        <w:rPr>
          <w:rFonts w:ascii="Calibri" w:cs="Calibri" w:eastAsia="Calibri" w:hAnsi="Calibri"/>
          <w:sz w:val="22"/>
          <w:szCs w:val="22"/>
        </w:rPr>
        <w:t xml:space="preserve">What </w:t>
      </w:r>
      <w:r>
        <w:rPr>
          <w:rFonts w:ascii="Calibri" w:cs="Calibri" w:eastAsia="Calibri" w:hAnsi="Calibri"/>
          <w:i/>
          <w:iCs/>
          <w:sz w:val="22"/>
          <w:szCs w:val="22"/>
        </w:rPr>
        <w:t xml:space="preserve">is</w:t>
      </w:r>
      <w:r>
        <w:rPr>
          <w:rFonts w:ascii="Calibri" w:cs="Calibri" w:eastAsia="Calibri" w:hAnsi="Calibri"/>
          <w:sz w:val="22"/>
          <w:szCs w:val="22"/>
        </w:rPr>
        <w:t xml:space="preserve"> news, and what most equity narratives still under-weight, is the </w:t>
      </w:r>
      <w:r>
        <w:rPr>
          <w:rFonts w:ascii="Calibri" w:cs="Calibri" w:eastAsia="Calibri" w:hAnsi="Calibri"/>
          <w:b/>
          <w:bCs/>
          <w:sz w:val="22"/>
          <w:szCs w:val="22"/>
        </w:rPr>
        <w:t xml:space="preserve">mechanism by which this demand is being throttled, and what that throttling does to the economics of the participants.</w:t>
      </w:r>
      <w:r>
        <w:rPr>
          <w:rFonts w:ascii="Calibri" w:cs="Calibri" w:eastAsia="Calibri" w:hAnsi="Calibri"/>
          <w:sz w:val="22"/>
          <w:szCs w:val="22"/>
        </w:rPr>
        <w:t xml:space="preserve"> The bottleneck is not capital — capital is plentiful. The bottleneck is not land — land is constrained but workable. The bottleneck is not chips — chips are allocated but procurable. </w:t>
      </w:r>
      <w:r>
        <w:rPr>
          <w:rFonts w:ascii="Calibri" w:cs="Calibri" w:eastAsia="Calibri" w:hAnsi="Calibri"/>
          <w:b/>
          <w:bCs/>
          <w:sz w:val="22"/>
          <w:szCs w:val="22"/>
        </w:rPr>
        <w:t xml:space="preserve">The bottleneck is grid connection capacity, and the constraint is binding at a scale that has no recent precedent.</w:t>
      </w:r>
    </w:p>
    <w:p>
      <w:pPr>
        <w:spacing w:after="160" w:line="300"/>
        <w:jc w:val="both"/>
      </w:pPr>
      <w:r>
        <w:rPr>
          <w:rFonts w:ascii="Calibri" w:cs="Calibri" w:eastAsia="Calibri" w:hAnsi="Calibri"/>
          <w:sz w:val="22"/>
          <w:szCs w:val="22"/>
        </w:rPr>
        <w:t xml:space="preserve">Frankfurt's situation is illustrative. The FLAP-D market (Frankfurt, London, Amsterdam, Paris, Dublin) was the European hyperscaler heartland for a decade because of network density, peering ecosystems, and customer co-location demand. Today, Frankfurt's grid is functionally full at the substations that could once have absorbed new hyperscale loads, and operators have been forced to migrate 30-40 miles westward to find substations with available capacity. Amsterdam imposed a moratorium on new megawatt connections in 2022 and has not meaningfully relaxed it. Dublin's situation is similar — Ireland's transmission system operator has refused new DC connection applications in metro Dublin since 2022 and the position has hardened, not softened, as renewable curtailment has increased rather than decreased grid spare capacity. The consequence is that </w:t>
      </w:r>
      <w:r>
        <w:rPr>
          <w:rFonts w:ascii="Calibri" w:cs="Calibri" w:eastAsia="Calibri" w:hAnsi="Calibri"/>
          <w:b/>
          <w:bCs/>
          <w:sz w:val="22"/>
          <w:szCs w:val="22"/>
        </w:rPr>
        <w:t xml:space="preserve">the grid-connection queue across Western Europe now stretches 7 to 10 years</w:t>
      </w:r>
      <w:r>
        <w:rPr>
          <w:rFonts w:ascii="Calibri" w:cs="Calibri" w:eastAsia="Calibri" w:hAnsi="Calibri"/>
          <w:sz w:val="22"/>
          <w:szCs w:val="22"/>
        </w:rPr>
        <w:t xml:space="preserve"> for new hyperscale-class connections, while datacentre construction itself takes about two years. </w:t>
      </w:r>
      <w:r>
        <w:rPr>
          <w:rFonts w:ascii="Calibri" w:cs="Calibri" w:eastAsia="Calibri" w:hAnsi="Calibri"/>
          <w:i/>
          <w:iCs/>
          <w:sz w:val="22"/>
          <w:szCs w:val="22"/>
        </w:rPr>
        <w:t xml:space="preserve">That mismatch is the entire game.</w:t>
      </w:r>
    </w:p>
    <w:p>
      <w:pPr>
        <w:spacing w:after="160" w:line="300"/>
        <w:jc w:val="both"/>
      </w:pPr>
      <w:r>
        <w:rPr>
          <w:rFonts w:ascii="Calibri" w:cs="Calibri" w:eastAsia="Calibri" w:hAnsi="Calibri"/>
          <w:sz w:val="22"/>
          <w:szCs w:val="22"/>
        </w:rPr>
        <w:t xml:space="preserve">The mismatch produces five second-order effects that matter for share prices.</w:t>
      </w:r>
    </w:p>
    <w:p>
      <w:pPr>
        <w:spacing w:after="160" w:line="300"/>
        <w:jc w:val="both"/>
      </w:pPr>
      <w:r>
        <w:rPr>
          <w:rFonts w:ascii="Calibri" w:cs="Calibri" w:eastAsia="Calibri" w:hAnsi="Calibri"/>
          <w:b/>
          <w:bCs/>
          <w:sz w:val="22"/>
          <w:szCs w:val="22"/>
        </w:rPr>
        <w:t xml:space="preserve">Effect one: incumbent grid connections are now moat assets, repricing the stock of existing co-location capacity.</w:t>
      </w:r>
      <w:r>
        <w:rPr>
          <w:rFonts w:ascii="Calibri" w:cs="Calibri" w:eastAsia="Calibri" w:hAnsi="Calibri"/>
          <w:sz w:val="22"/>
          <w:szCs w:val="22"/>
        </w:rPr>
        <w:t xml:space="preserve"> Operators with existing power agreements at scale — particularly those holding multi-year power-purchase agreements at fixed economics — are sitting on what is functionally a real-options portfolio. Equinix, Digital Realty, and the European-listed Inwit-style infrastructure trusts (and the privately-held NorthC, Atlas Edge, Etix Everywhere ecosystem) have seen their existing capacity revalued by sub-market demand without needing to expand. For European-listed investors the cleanest exposure is the listed datacentre REITs (smaller European universe, with Aroundtown, Vantage Towers, and a handful of Nordic infrastructure plays) and the indirect exposure via the cable, equipment, and power suppliers who are the upstream beneficiaries.</w:t>
      </w:r>
    </w:p>
    <w:p>
      <w:pPr>
        <w:spacing w:after="160" w:line="300"/>
        <w:jc w:val="both"/>
      </w:pPr>
      <w:r>
        <w:rPr>
          <w:rFonts w:ascii="Calibri" w:cs="Calibri" w:eastAsia="Calibri" w:hAnsi="Calibri"/>
          <w:b/>
          <w:bCs/>
          <w:sz w:val="22"/>
          <w:szCs w:val="22"/>
        </w:rPr>
        <w:t xml:space="preserve">Effect two: physical-equipment supply chains are now the binding constraint, transferring pricing power upstream.</w:t>
      </w:r>
      <w:r>
        <w:rPr>
          <w:rFonts w:ascii="Calibri" w:cs="Calibri" w:eastAsia="Calibri" w:hAnsi="Calibri"/>
          <w:sz w:val="22"/>
          <w:szCs w:val="22"/>
        </w:rPr>
        <w:t xml:space="preserve"> With more than half of US datacentre projects planned for 2026 reportedly delayed or cancelled due to electrical equipment shortages — </w:t>
      </w:r>
      <w:r>
        <w:rPr>
          <w:rFonts w:ascii="Calibri" w:cs="Calibri" w:eastAsia="Calibri" w:hAnsi="Calibri"/>
          <w:i/>
          <w:iCs/>
          <w:sz w:val="22"/>
          <w:szCs w:val="22"/>
        </w:rPr>
        <w:t xml:space="preserve">not capital, not land, not chips</w:t>
      </w:r>
      <w:r>
        <w:rPr>
          <w:rFonts w:ascii="Calibri" w:cs="Calibri" w:eastAsia="Calibri" w:hAnsi="Calibri"/>
          <w:sz w:val="22"/>
          <w:szCs w:val="22"/>
        </w:rPr>
        <w:t xml:space="preserve"> — the bottleneck has migrated from the cloud-services layer back through the construction layer into the equipment-manufacturing layer. Lead times for high-power transformers have moved from 24-30 months pre-2020 to as much as five years now. This is the most structurally bullish setup for transformer manufacturers (Siemens Energy via its Siemens Energy Grid Technologies arm, ABB, GE Vernova which is US-listed but operationally global), gas turbine OEMs (Siemens Energy again — its turbine frames are sold out for as long as seven years on some orders), HVDC cable producers, and switchgear specialists in something like a generation. </w:t>
      </w:r>
      <w:r>
        <w:rPr>
          <w:rFonts w:ascii="Calibri" w:cs="Calibri" w:eastAsia="Calibri" w:hAnsi="Calibri"/>
          <w:b/>
          <w:bCs/>
          <w:sz w:val="22"/>
          <w:szCs w:val="22"/>
        </w:rPr>
        <w:t xml:space="preserve">The order books already extend beyond the 18-month investment horizon; the share-price catalysts in our window are therefore not new orders but margin progression.</w:t>
      </w:r>
      <w:r>
        <w:rPr>
          <w:rFonts w:ascii="Calibri" w:cs="Calibri" w:eastAsia="Calibri" w:hAnsi="Calibri"/>
          <w:sz w:val="22"/>
          <w:szCs w:val="22"/>
        </w:rPr>
        <w:t xml:space="preserve"> The question is whether these companies pass through input-cost inflation cleanly, whether they can hold or expand pricing on existing books, and whether the operational leverage from sustained capacity utilisation translates into expanded margins as fixed-cost absorption improves.</w:t>
      </w:r>
    </w:p>
    <w:p>
      <w:pPr>
        <w:spacing w:after="160" w:line="300"/>
        <w:jc w:val="both"/>
      </w:pPr>
      <w:r>
        <w:rPr>
          <w:rFonts w:ascii="Calibri" w:cs="Calibri" w:eastAsia="Calibri" w:hAnsi="Calibri"/>
          <w:b/>
          <w:bCs/>
          <w:sz w:val="22"/>
          <w:szCs w:val="22"/>
        </w:rPr>
        <w:t xml:space="preserve">Effect three: the geographic locus of European datacentre capacity is shifting decisively, creating second-order beneficiaries.</w:t>
      </w:r>
      <w:r>
        <w:rPr>
          <w:rFonts w:ascii="Calibri" w:cs="Calibri" w:eastAsia="Calibri" w:hAnsi="Calibri"/>
          <w:sz w:val="22"/>
          <w:szCs w:val="22"/>
        </w:rPr>
        <w:t xml:space="preserve"> As FLAP-D fills, the build-out is migrating to (a) the Nordics — Sweden, Norway, Finland — for cheap renewable power and natural cooling, with Stockholm, Oslo, and Helsinki seeing material new capacity announcements; (b) Iberia — Madrid, Aragon, and Lisbon — where Iberdrola's renewable-generation portfolio creates a clean-power story that hyperscalers value for ESG reporting; (c) the Italian Po Valley around Milan, where the combination of network density and grid availability is more accessible than Frankfurt; (d) Eastern European secondary hubs — Warsaw and Prague — which are seeing modest activity. The </w:t>
      </w:r>
      <w:r>
        <w:rPr>
          <w:rFonts w:ascii="Calibri" w:cs="Calibri" w:eastAsia="Calibri" w:hAnsi="Calibri"/>
          <w:i/>
          <w:iCs/>
          <w:sz w:val="22"/>
          <w:szCs w:val="22"/>
        </w:rPr>
        <w:t xml:space="preserve">infrastructure</w:t>
      </w:r>
      <w:r>
        <w:rPr>
          <w:rFonts w:ascii="Calibri" w:cs="Calibri" w:eastAsia="Calibri" w:hAnsi="Calibri"/>
          <w:sz w:val="22"/>
          <w:szCs w:val="22"/>
        </w:rPr>
        <w:t xml:space="preserve"> play here is the construction, engineering, and grid-services contractors who benefit from physical buildout in these locations: Vinci, ACS, Bouygues on the construction side; Spie and Bilfinger on the technical-services and electrical-installation side; Eiffage with a particular tilt to French datacentre work.</w:t>
      </w:r>
    </w:p>
    <w:p>
      <w:pPr>
        <w:spacing w:after="160" w:line="300"/>
        <w:jc w:val="both"/>
      </w:pPr>
      <w:r>
        <w:rPr>
          <w:rFonts w:ascii="Calibri" w:cs="Calibri" w:eastAsia="Calibri" w:hAnsi="Calibri"/>
          <w:b/>
          <w:bCs/>
          <w:sz w:val="22"/>
          <w:szCs w:val="22"/>
        </w:rPr>
        <w:t xml:space="preserve">Effect four: power-purchase agreements have become a strategic asset class, repricing the renewable developer ecosystem.</w:t>
      </w:r>
      <w:r>
        <w:rPr>
          <w:rFonts w:ascii="Calibri" w:cs="Calibri" w:eastAsia="Calibri" w:hAnsi="Calibri"/>
          <w:sz w:val="22"/>
          <w:szCs w:val="22"/>
        </w:rPr>
        <w:t xml:space="preserve"> The Microsoft-Iberdrola partnership announced in 2026 — two long-term Spain wind PPAs covering 150 MW, taking the total transatlantic Microsoft-Iberdrola portfolio to roughly 500 MW — is the explicit early example, but the pattern is broader. Hyperscalers need 24/7 carbon-free electricity in volumes that the renewable spot market cannot reliably supply. This means </w:t>
      </w:r>
      <w:r>
        <w:rPr>
          <w:rFonts w:ascii="Calibri" w:cs="Calibri" w:eastAsia="Calibri" w:hAnsi="Calibri"/>
          <w:b/>
          <w:bCs/>
          <w:sz w:val="22"/>
          <w:szCs w:val="22"/>
        </w:rPr>
        <w:t xml:space="preserve">long-dated PPAs are becoming the contracting standard, with renewable developers able to lock in 15-year offtake at premium pricing for the right combination of dispatchability and location.</w:t>
      </w:r>
      <w:r>
        <w:rPr>
          <w:rFonts w:ascii="Calibri" w:cs="Calibri" w:eastAsia="Calibri" w:hAnsi="Calibri"/>
          <w:sz w:val="22"/>
          <w:szCs w:val="22"/>
        </w:rPr>
        <w:t xml:space="preserve"> Iberdrola, EDP Renováveis, Engie's renewable arm, RWE's renewable build, Ørsted, and Enel Green Power are all positioned to monetise this, with the size of the available rent depending on how their generation matches up to the geographic clusters of new datacentre demand. The Iberdrola-Echelon JV (€2 billion to invest in Spanish DC capacity, with Iberdrola providing land and 24/7 renewable supply) is the more aggressive vertical-integration play, and is worth tracking as a model that other utilities may emulate.</w:t>
      </w:r>
    </w:p>
    <w:p>
      <w:pPr>
        <w:spacing w:after="160" w:line="300"/>
        <w:jc w:val="both"/>
      </w:pPr>
      <w:r>
        <w:rPr>
          <w:rFonts w:ascii="Calibri" w:cs="Calibri" w:eastAsia="Calibri" w:hAnsi="Calibri"/>
          <w:b/>
          <w:bCs/>
          <w:sz w:val="22"/>
          <w:szCs w:val="22"/>
        </w:rPr>
        <w:t xml:space="preserve">Effect five: the Irish-Dutch-German power-grid bottleneck is producing political reaction at member-state level, creating regulatory volatility.</w:t>
      </w:r>
      <w:r>
        <w:rPr>
          <w:rFonts w:ascii="Calibri" w:cs="Calibri" w:eastAsia="Calibri" w:hAnsi="Calibri"/>
          <w:sz w:val="22"/>
          <w:szCs w:val="22"/>
        </w:rPr>
        <w:t xml:space="preserve"> Ireland is debating whether to permit new DC capacity at all without on-site generation. The Netherlands is restructuring how it allocates grid connection rights. Germany is fast-tracking transmission infrastructure approvals. The German Federal Network Agency's BalWin corridor projects — for which Prysmian secured roughly €5 billion of HVDC cable contracts in early 2025 — are the clearest infrastructure-build response. </w:t>
      </w:r>
      <w:r>
        <w:rPr>
          <w:rFonts w:ascii="Calibri" w:cs="Calibri" w:eastAsia="Calibri" w:hAnsi="Calibri"/>
          <w:b/>
          <w:bCs/>
          <w:sz w:val="22"/>
          <w:szCs w:val="22"/>
        </w:rPr>
        <w:t xml:space="preserve">This regulatory layer is volatile and creates idiosyncratic event risk that does not map cleanly onto the equity narrative.</w:t>
      </w:r>
      <w:r>
        <w:rPr>
          <w:rFonts w:ascii="Calibri" w:cs="Calibri" w:eastAsia="Calibri" w:hAnsi="Calibri"/>
          <w:sz w:val="22"/>
          <w:szCs w:val="22"/>
        </w:rPr>
        <w:t xml:space="preserve"> A surprise approval or denial can move share prices for the relevant national champions disproportionately to the underlying economic impact.</w:t>
      </w:r>
    </w:p>
    <w:p>
      <w:pPr>
        <w:spacing w:after="160" w:line="300"/>
        <w:jc w:val="both"/>
      </w:pPr>
      <w:r>
        <w:rPr>
          <w:rFonts w:ascii="Calibri" w:cs="Calibri" w:eastAsia="Calibri" w:hAnsi="Calibri"/>
          <w:sz w:val="22"/>
          <w:szCs w:val="22"/>
        </w:rPr>
        <w:t xml:space="preserve">The conclusion from sub-theme one is that </w:t>
      </w:r>
      <w:r>
        <w:rPr>
          <w:rFonts w:ascii="Calibri" w:cs="Calibri" w:eastAsia="Calibri" w:hAnsi="Calibri"/>
          <w:b/>
          <w:bCs/>
          <w:sz w:val="22"/>
          <w:szCs w:val="22"/>
        </w:rPr>
        <w:t xml:space="preserve">the cleanest, highest-conviction exposure is in the upstream physical-equipment and power-infrastructure layer, where the order books already extend beyond the 18-month window and where the share-price catalyst is operating leverage and margin expansion rather than demand discovery.</w:t>
      </w:r>
      <w:r>
        <w:rPr>
          <w:rFonts w:ascii="Calibri" w:cs="Calibri" w:eastAsia="Calibri" w:hAnsi="Calibri"/>
          <w:sz w:val="22"/>
          <w:szCs w:val="22"/>
        </w:rPr>
        <w:t xml:space="preserve"> The riskier exposure is to the construction and engineering services layer, where revenue translation depends on continued project execution and where the risk of cancellations or deferrals creates earnings volatility. The most contrarian thought is that </w:t>
      </w:r>
      <w:r>
        <w:rPr>
          <w:rFonts w:ascii="Calibri" w:cs="Calibri" w:eastAsia="Calibri" w:hAnsi="Calibri"/>
          <w:b/>
          <w:bCs/>
          <w:sz w:val="22"/>
          <w:szCs w:val="22"/>
        </w:rPr>
        <w:t xml:space="preserve">the listed datacentre REIT and infrastructure-trust universe in Europe is structurally undersupplied relative to demand, and the existing capacity is being repriced upward in a way that is not yet fully reflected in equity multiples</w:t>
      </w:r>
      <w:r>
        <w:rPr>
          <w:rFonts w:ascii="Calibri" w:cs="Calibri" w:eastAsia="Calibri" w:hAnsi="Calibri"/>
          <w:sz w:val="22"/>
          <w:szCs w:val="22"/>
        </w:rPr>
        <w:t xml:space="preserve"> — though this thought needs to be tempered by the observation that the universe is small and several of the relevant assets are private.</w:t>
      </w:r>
    </w:p>
    <w:p>
      <w:pPr>
        <w:pStyle w:val="Heading2"/>
        <w:spacing w:after="160" w:before="280"/>
      </w:pPr>
      <w:r>
        <w:rPr>
          <w:rFonts w:ascii="Calibri" w:cs="Calibri" w:eastAsia="Calibri" w:hAnsi="Calibri"/>
          <w:b/>
          <w:bCs/>
          <w:sz w:val="28"/>
          <w:szCs w:val="28"/>
        </w:rPr>
        <w:t xml:space="preserve">Sub-theme 2 — Power equipment: the constrained-supply oligopoly</w:t>
      </w:r>
    </w:p>
    <w:p>
      <w:pPr>
        <w:spacing w:after="160" w:line="300"/>
        <w:jc w:val="both"/>
      </w:pPr>
      <w:r>
        <w:rPr>
          <w:rFonts w:ascii="Calibri" w:cs="Calibri" w:eastAsia="Calibri" w:hAnsi="Calibri"/>
          <w:sz w:val="22"/>
          <w:szCs w:val="22"/>
        </w:rPr>
        <w:t xml:space="preserve">The grid-equipment manufacturers occupy what is, on current evidence, the structurally tightest sub-theme in the whole European AI complex. Siemens Energy's order backlog reached €146 billion at peak and stood at €138 billion at fiscal year-end 2025. Some of its turbine frames are sold out for as long as seven years. The company's $1+ billion US capex commitment announced in February 2026 — for gas turbine capacity in North Carolina and a $300 million high-voltage equipment plant in Mississippi — is the explicit signal that demand is sufficient to justify supply expansion at risk. ABB's grid automation backlog has moved similarly. Schneider Electric's Q1 2026 result (€9.77bn revenue, +11% organic, with the Data Center &amp; Networks division flagged as a particular strength) confirms that the demand is broad-based.</w:t>
      </w:r>
    </w:p>
    <w:p>
      <w:pPr>
        <w:spacing w:after="160" w:line="300"/>
        <w:jc w:val="both"/>
      </w:pPr>
      <w:r>
        <w:rPr>
          <w:rFonts w:ascii="Calibri" w:cs="Calibri" w:eastAsia="Calibri" w:hAnsi="Calibri"/>
          <w:sz w:val="22"/>
          <w:szCs w:val="22"/>
        </w:rPr>
        <w:t xml:space="preserve">The investment question here is </w:t>
      </w:r>
      <w:r>
        <w:rPr>
          <w:rFonts w:ascii="Calibri" w:cs="Calibri" w:eastAsia="Calibri" w:hAnsi="Calibri"/>
          <w:i/>
          <w:iCs/>
          <w:sz w:val="22"/>
          <w:szCs w:val="22"/>
        </w:rPr>
        <w:t xml:space="preserve">not</w:t>
      </w:r>
      <w:r>
        <w:rPr>
          <w:rFonts w:ascii="Calibri" w:cs="Calibri" w:eastAsia="Calibri" w:hAnsi="Calibri"/>
          <w:sz w:val="22"/>
          <w:szCs w:val="22"/>
        </w:rPr>
        <w:t xml:space="preserve"> whether the orders are coming. </w:t>
      </w:r>
      <w:r>
        <w:rPr>
          <w:rFonts w:ascii="Calibri" w:cs="Calibri" w:eastAsia="Calibri" w:hAnsi="Calibri"/>
          <w:b/>
          <w:bCs/>
          <w:sz w:val="22"/>
          <w:szCs w:val="22"/>
        </w:rPr>
        <w:t xml:space="preserve">The investment question is whether the operational leverage will translate into multiple expansion or whether the multiples already price in the cycle.</w:t>
      </w:r>
      <w:r>
        <w:rPr>
          <w:rFonts w:ascii="Calibri" w:cs="Calibri" w:eastAsia="Calibri" w:hAnsi="Calibri"/>
          <w:sz w:val="22"/>
          <w:szCs w:val="22"/>
        </w:rPr>
        <w:t xml:space="preserve"> This is where the analysis gets subtle.</w:t>
      </w:r>
    </w:p>
    <w:p>
      <w:pPr>
        <w:spacing w:after="160" w:line="300"/>
        <w:jc w:val="both"/>
      </w:pPr>
      <w:r>
        <w:rPr>
          <w:rFonts w:ascii="Calibri" w:cs="Calibri" w:eastAsia="Calibri" w:hAnsi="Calibri"/>
          <w:sz w:val="22"/>
          <w:szCs w:val="22"/>
        </w:rPr>
        <w:t xml:space="preserve">The bull case rests on five pillars. </w:t>
      </w:r>
      <w:r>
        <w:rPr>
          <w:rFonts w:ascii="Calibri" w:cs="Calibri" w:eastAsia="Calibri" w:hAnsi="Calibri"/>
          <w:b/>
          <w:bCs/>
          <w:sz w:val="22"/>
          <w:szCs w:val="22"/>
        </w:rPr>
        <w:t xml:space="preserve">First</w:t>
      </w:r>
      <w:r>
        <w:rPr>
          <w:rFonts w:ascii="Calibri" w:cs="Calibri" w:eastAsia="Calibri" w:hAnsi="Calibri"/>
          <w:sz w:val="22"/>
          <w:szCs w:val="22"/>
        </w:rPr>
        <w:t xml:space="preserve">, the order book extends past the typical investment horizon, which removes the demand-volatility risk that normally restrains multiples on cyclical industrial businesses. </w:t>
      </w:r>
      <w:r>
        <w:rPr>
          <w:rFonts w:ascii="Calibri" w:cs="Calibri" w:eastAsia="Calibri" w:hAnsi="Calibri"/>
          <w:b/>
          <w:bCs/>
          <w:sz w:val="22"/>
          <w:szCs w:val="22"/>
        </w:rPr>
        <w:t xml:space="preserve">Second</w:t>
      </w:r>
      <w:r>
        <w:rPr>
          <w:rFonts w:ascii="Calibri" w:cs="Calibri" w:eastAsia="Calibri" w:hAnsi="Calibri"/>
          <w:sz w:val="22"/>
          <w:szCs w:val="22"/>
        </w:rPr>
        <w:t xml:space="preserve">, the equipment is mission-critical and irreplaceable in the customer's deployment timeline — a transformer is not substitutable for a different vendor's transformer once a project is specified, and the alternative to delayed delivery is project cancellation. This translates into pricing power, with 10-30% price escalations on new orders being widely reported. </w:t>
      </w:r>
      <w:r>
        <w:rPr>
          <w:rFonts w:ascii="Calibri" w:cs="Calibri" w:eastAsia="Calibri" w:hAnsi="Calibri"/>
          <w:b/>
          <w:bCs/>
          <w:sz w:val="22"/>
          <w:szCs w:val="22"/>
        </w:rPr>
        <w:t xml:space="preserve">Third</w:t>
      </w:r>
      <w:r>
        <w:rPr>
          <w:rFonts w:ascii="Calibri" w:cs="Calibri" w:eastAsia="Calibri" w:hAnsi="Calibri"/>
          <w:sz w:val="22"/>
          <w:szCs w:val="22"/>
        </w:rPr>
        <w:t xml:space="preserve">, the customer base is consolidating around a small number of hyperscalers and large utilities, which paradoxically </w:t>
      </w:r>
      <w:r>
        <w:rPr>
          <w:rFonts w:ascii="Calibri" w:cs="Calibri" w:eastAsia="Calibri" w:hAnsi="Calibri"/>
          <w:i/>
          <w:iCs/>
          <w:sz w:val="22"/>
          <w:szCs w:val="22"/>
        </w:rPr>
        <w:t xml:space="preserve">strengthens</w:t>
      </w:r>
      <w:r>
        <w:rPr>
          <w:rFonts w:ascii="Calibri" w:cs="Calibri" w:eastAsia="Calibri" w:hAnsi="Calibri"/>
          <w:sz w:val="22"/>
          <w:szCs w:val="22"/>
        </w:rPr>
        <w:t xml:space="preserve"> the supplier position because the customer's cost of supplier failure is catastrophic. </w:t>
      </w:r>
      <w:r>
        <w:rPr>
          <w:rFonts w:ascii="Calibri" w:cs="Calibri" w:eastAsia="Calibri" w:hAnsi="Calibri"/>
          <w:b/>
          <w:bCs/>
          <w:sz w:val="22"/>
          <w:szCs w:val="22"/>
        </w:rPr>
        <w:t xml:space="preserve">Fourth</w:t>
      </w:r>
      <w:r>
        <w:rPr>
          <w:rFonts w:ascii="Calibri" w:cs="Calibri" w:eastAsia="Calibri" w:hAnsi="Calibri"/>
          <w:sz w:val="22"/>
          <w:szCs w:val="22"/>
        </w:rPr>
        <w:t xml:space="preserve">, there is a layer of operating leverage from sustained capacity utilisation that allows fixed-cost absorption and gross margin expansion even at flat real prices. </w:t>
      </w:r>
      <w:r>
        <w:rPr>
          <w:rFonts w:ascii="Calibri" w:cs="Calibri" w:eastAsia="Calibri" w:hAnsi="Calibri"/>
          <w:b/>
          <w:bCs/>
          <w:sz w:val="22"/>
          <w:szCs w:val="22"/>
        </w:rPr>
        <w:t xml:space="preserve">Fifth</w:t>
      </w:r>
      <w:r>
        <w:rPr>
          <w:rFonts w:ascii="Calibri" w:cs="Calibri" w:eastAsia="Calibri" w:hAnsi="Calibri"/>
          <w:sz w:val="22"/>
          <w:szCs w:val="22"/>
        </w:rPr>
        <w:t xml:space="preserve">, the dual-use of much of this equipment for the broader European energy transition (renewable connection, grid reinforcement, electrification of transport and heat) provides a demand floor that does not depend on AI capex specifically.</w:t>
      </w:r>
    </w:p>
    <w:p>
      <w:pPr>
        <w:spacing w:after="160" w:line="300"/>
        <w:jc w:val="both"/>
      </w:pPr>
      <w:r>
        <w:rPr>
          <w:rFonts w:ascii="Calibri" w:cs="Calibri" w:eastAsia="Calibri" w:hAnsi="Calibri"/>
          <w:sz w:val="22"/>
          <w:szCs w:val="22"/>
        </w:rPr>
        <w:t xml:space="preserve">The bear case rests on three counterpoints. </w:t>
      </w:r>
      <w:r>
        <w:rPr>
          <w:rFonts w:ascii="Calibri" w:cs="Calibri" w:eastAsia="Calibri" w:hAnsi="Calibri"/>
          <w:b/>
          <w:bCs/>
          <w:sz w:val="22"/>
          <w:szCs w:val="22"/>
        </w:rPr>
        <w:t xml:space="preserve">First</w:t>
      </w:r>
      <w:r>
        <w:rPr>
          <w:rFonts w:ascii="Calibri" w:cs="Calibri" w:eastAsia="Calibri" w:hAnsi="Calibri"/>
          <w:sz w:val="22"/>
          <w:szCs w:val="22"/>
        </w:rPr>
        <w:t xml:space="preserve">, the multiples on Siemens Energy and Schneider have already expanded materially through 2024-2026 to reflect the recovery story (Siemens Energy in particular was a turnaround case from its 2023 low and has re-rated several times); the embedded growth assumption is non-trivial. </w:t>
      </w:r>
      <w:r>
        <w:rPr>
          <w:rFonts w:ascii="Calibri" w:cs="Calibri" w:eastAsia="Calibri" w:hAnsi="Calibri"/>
          <w:b/>
          <w:bCs/>
          <w:sz w:val="22"/>
          <w:szCs w:val="22"/>
        </w:rPr>
        <w:t xml:space="preserve">Second</w:t>
      </w:r>
      <w:r>
        <w:rPr>
          <w:rFonts w:ascii="Calibri" w:cs="Calibri" w:eastAsia="Calibri" w:hAnsi="Calibri"/>
          <w:sz w:val="22"/>
          <w:szCs w:val="22"/>
        </w:rPr>
        <w:t xml:space="preserve">, the supply response is real and accelerating — Siemens Energy's own US capex commitment is part of a global wave of capacity addition that, on a 3-5 year view, will start to relieve the bottleneck and compress pricing. The capital cycle is doing its job. </w:t>
      </w:r>
      <w:r>
        <w:rPr>
          <w:rFonts w:ascii="Calibri" w:cs="Calibri" w:eastAsia="Calibri" w:hAnsi="Calibri"/>
          <w:b/>
          <w:bCs/>
          <w:sz w:val="22"/>
          <w:szCs w:val="22"/>
        </w:rPr>
        <w:t xml:space="preserve">Third</w:t>
      </w:r>
      <w:r>
        <w:rPr>
          <w:rFonts w:ascii="Calibri" w:cs="Calibri" w:eastAsia="Calibri" w:hAnsi="Calibri"/>
          <w:sz w:val="22"/>
          <w:szCs w:val="22"/>
        </w:rPr>
        <w:t xml:space="preserve">, the hyperscaler capex itself is at a stage that historically resolves in either retrenchment or write-downs (see Pass 2 capital cycle analysis below); a 20% capex cut from US hyperscalers, plausible on any of several macro paths, would not eliminate the European order book but would meaningfully soften the marginal pricing power.</w:t>
      </w:r>
    </w:p>
    <w:p>
      <w:pPr>
        <w:spacing w:after="160" w:line="300"/>
        <w:jc w:val="both"/>
      </w:pPr>
      <w:r>
        <w:rPr>
          <w:rFonts w:ascii="Calibri" w:cs="Calibri" w:eastAsia="Calibri" w:hAnsi="Calibri"/>
          <w:sz w:val="22"/>
          <w:szCs w:val="22"/>
        </w:rPr>
        <w:t xml:space="preserve">The </w:t>
      </w:r>
      <w:r>
        <w:rPr>
          <w:rFonts w:ascii="Calibri" w:cs="Calibri" w:eastAsia="Calibri" w:hAnsi="Calibri"/>
          <w:i/>
          <w:iCs/>
          <w:sz w:val="22"/>
          <w:szCs w:val="22"/>
        </w:rPr>
        <w:t xml:space="preserve">insight</w:t>
      </w:r>
      <w:r>
        <w:rPr>
          <w:rFonts w:ascii="Calibri" w:cs="Calibri" w:eastAsia="Calibri" w:hAnsi="Calibri"/>
          <w:sz w:val="22"/>
          <w:szCs w:val="22"/>
        </w:rPr>
        <w:t xml:space="preserve"> I want to flag here is that </w:t>
      </w:r>
      <w:r>
        <w:rPr>
          <w:rFonts w:ascii="Calibri" w:cs="Calibri" w:eastAsia="Calibri" w:hAnsi="Calibri"/>
          <w:b/>
          <w:bCs/>
          <w:sz w:val="22"/>
          <w:szCs w:val="22"/>
        </w:rPr>
        <w:t xml:space="preserve">the operational leverage story is more bankable than the order growth story.</w:t>
      </w:r>
      <w:r>
        <w:rPr>
          <w:rFonts w:ascii="Calibri" w:cs="Calibri" w:eastAsia="Calibri" w:hAnsi="Calibri"/>
          <w:sz w:val="22"/>
          <w:szCs w:val="22"/>
        </w:rPr>
        <w:t xml:space="preserve"> Most sell-side models for these businesses are still extrapolating order growth at 8-15% CAGRs through 2027-2028. That assumption is at risk. What is more </w:t>
      </w:r>
      <w:r>
        <w:rPr>
          <w:rFonts w:ascii="Calibri" w:cs="Calibri" w:eastAsia="Calibri" w:hAnsi="Calibri"/>
          <w:i/>
          <w:iCs/>
          <w:sz w:val="22"/>
          <w:szCs w:val="22"/>
        </w:rPr>
        <w:t xml:space="preserve">defensible</w:t>
      </w:r>
      <w:r>
        <w:rPr>
          <w:rFonts w:ascii="Calibri" w:cs="Calibri" w:eastAsia="Calibri" w:hAnsi="Calibri"/>
          <w:sz w:val="22"/>
          <w:szCs w:val="22"/>
        </w:rPr>
        <w:t xml:space="preserve"> is a story in which order growth moderates back to 3-6% but margin progression continues for another 18-24 months as the existing book is delivered at sustained pricing and as fixed-cost absorption keeps improving. </w:t>
      </w:r>
      <w:r>
        <w:rPr>
          <w:rFonts w:ascii="Calibri" w:cs="Calibri" w:eastAsia="Calibri" w:hAnsi="Calibri"/>
          <w:b/>
          <w:bCs/>
          <w:sz w:val="22"/>
          <w:szCs w:val="22"/>
        </w:rPr>
        <w:t xml:space="preserve">A multiple that is fair on the consensus order-growth case may be too high on the moderated-growth-but-strong-margin case if the multiple itself starts to fade.</w:t>
      </w:r>
      <w:r>
        <w:rPr>
          <w:rFonts w:ascii="Calibri" w:cs="Calibri" w:eastAsia="Calibri" w:hAnsi="Calibri"/>
          <w:sz w:val="22"/>
          <w:szCs w:val="22"/>
        </w:rPr>
        <w:t xml:space="preserve"> This is the classic late-cycle industrial setup where the earnings can be fine but the multiple slips because the </w:t>
      </w:r>
      <w:r>
        <w:rPr>
          <w:rFonts w:ascii="Calibri" w:cs="Calibri" w:eastAsia="Calibri" w:hAnsi="Calibri"/>
          <w:i/>
          <w:iCs/>
          <w:sz w:val="22"/>
          <w:szCs w:val="22"/>
        </w:rPr>
        <w:t xml:space="preserve">rate-of-change</w:t>
      </w:r>
      <w:r>
        <w:rPr>
          <w:rFonts w:ascii="Calibri" w:cs="Calibri" w:eastAsia="Calibri" w:hAnsi="Calibri"/>
          <w:sz w:val="22"/>
          <w:szCs w:val="22"/>
        </w:rPr>
        <w:t xml:space="preserve"> on growth peaks. For an 18-month horizon, this matters a lot.</w:t>
      </w:r>
    </w:p>
    <w:p>
      <w:pPr>
        <w:spacing w:after="160" w:line="300"/>
        <w:jc w:val="both"/>
      </w:pPr>
      <w:r>
        <w:rPr>
          <w:rFonts w:ascii="Calibri" w:cs="Calibri" w:eastAsia="Calibri" w:hAnsi="Calibri"/>
          <w:sz w:val="22"/>
          <w:szCs w:val="22"/>
        </w:rPr>
        <w:t xml:space="preserve">The contrarian read on this sub-theme is that </w:t>
      </w:r>
      <w:r>
        <w:rPr>
          <w:rFonts w:ascii="Calibri" w:cs="Calibri" w:eastAsia="Calibri" w:hAnsi="Calibri"/>
          <w:b/>
          <w:bCs/>
          <w:sz w:val="22"/>
          <w:szCs w:val="22"/>
        </w:rPr>
        <w:t xml:space="preserve">Siemens Energy specifically may be a victim of its own success story</w:t>
      </w:r>
      <w:r>
        <w:rPr>
          <w:rFonts w:ascii="Calibri" w:cs="Calibri" w:eastAsia="Calibri" w:hAnsi="Calibri"/>
          <w:sz w:val="22"/>
          <w:szCs w:val="22"/>
        </w:rPr>
        <w:t xml:space="preserve"> — the gas turbine narrative has now been re-rated extensively, the easy turnaround upside is captured, and the next leg requires margin expansion to come through cleanly. ABB has more direct AI-datacentre-power exposure relative to its scale and may have more sustainable multiple support. Schneider Electric is the cleanest blend of power management plus cooling exposure but trades on the highest multiple of the three and has the most embedded AI premium.</w:t>
      </w:r>
    </w:p>
    <w:p>
      <w:pPr>
        <w:pStyle w:val="Heading2"/>
        <w:spacing w:after="160" w:before="280"/>
      </w:pPr>
      <w:r>
        <w:rPr>
          <w:rFonts w:ascii="Calibri" w:cs="Calibri" w:eastAsia="Calibri" w:hAnsi="Calibri"/>
          <w:b/>
          <w:bCs/>
          <w:sz w:val="28"/>
          <w:szCs w:val="28"/>
        </w:rPr>
        <w:t xml:space="preserve">Sub-theme 3 — Cables: the under-discussed bottleneck</w:t>
      </w:r>
    </w:p>
    <w:p>
      <w:pPr>
        <w:spacing w:after="160" w:line="300"/>
        <w:jc w:val="both"/>
      </w:pPr>
      <w:r>
        <w:rPr>
          <w:rFonts w:ascii="Calibri" w:cs="Calibri" w:eastAsia="Calibri" w:hAnsi="Calibri"/>
          <w:sz w:val="22"/>
          <w:szCs w:val="22"/>
        </w:rPr>
        <w:t xml:space="preserve">Cables — high-voltage AC, HVDC, submarine — are the least-discussed and most structurally tight of the European AI infrastructure sub-themes. The three European-listed champions (Prysmian, Nexans, NKT) together represent approximately two-thirds of the global HVDC cable market by revenue and a much higher share of the addressable AI-relevant capacity. The reason this sub-theme is under-discussed is that cable is unglamorous, the story is buried inside diversified parent companies, and the demand drivers blend energy transition (offshore wind interconnection, cross-border HVDC links) with datacentre buildout in a way that obscures the AI pull.</w:t>
      </w:r>
    </w:p>
    <w:p>
      <w:pPr>
        <w:spacing w:after="160" w:line="300"/>
        <w:jc w:val="both"/>
      </w:pPr>
      <w:r>
        <w:rPr>
          <w:rFonts w:ascii="Calibri" w:cs="Calibri" w:eastAsia="Calibri" w:hAnsi="Calibri"/>
          <w:sz w:val="22"/>
          <w:szCs w:val="22"/>
        </w:rPr>
        <w:t xml:space="preserve">The fundamentals are unusually clear. The global HVDC cable market is forecast to grow from approximately $9.6 billion in 2024 to $59.9 billion by 2034 — a 24% compound annual growth rate, which would be remarkable for any industrial sector but is more remarkable still for one with as much physical capital intensity as cable manufacturing. The order book evidence supports the forecast: Prysmian secured approximately €5 billion of HVDC cable contracts from German operator Amprion in early 2025 alone, covering 4,400 km of ±525 kV HVDC cable for the BalWin corridor. NKT has invested over $1 billion in high-voltage capacity expansion across 2023-2026. Nexans is investing $98 million in offshore-cable European capacity plus $205 million in a new cable-laying vessel — the cable-laying vessel investment is a particularly notable signal because it indicates that the company expects sustained installation demand for offshore wind and DC interconnection beyond the typical industrial planning horizon. Prysmian's broader $2 billion capacity expansion through 2027, including doubling production of 525 kV submarine and 400 kV AC cables by 2026, completes the picture.</w:t>
      </w:r>
    </w:p>
    <w:p>
      <w:pPr>
        <w:spacing w:after="160" w:line="300"/>
        <w:jc w:val="both"/>
      </w:pPr>
      <w:r>
        <w:rPr>
          <w:rFonts w:ascii="Calibri" w:cs="Calibri" w:eastAsia="Calibri" w:hAnsi="Calibri"/>
          <w:sz w:val="22"/>
          <w:szCs w:val="22"/>
        </w:rPr>
        <w:t xml:space="preserve">The investment angle here is more subtle than for power equipment because cable contracts are typically long-dated and the share-price impact of new orders is digested slowly. The interesting variable for an 18-month horizon is </w:t>
      </w:r>
      <w:r>
        <w:rPr>
          <w:rFonts w:ascii="Calibri" w:cs="Calibri" w:eastAsia="Calibri" w:hAnsi="Calibri"/>
          <w:b/>
          <w:bCs/>
          <w:sz w:val="22"/>
          <w:szCs w:val="22"/>
        </w:rPr>
        <w:t xml:space="preserve">whether the market continues to re-rate cable names as proxies for the energy-transition-plus-AI buildout, or whether the existing multiples already capture the bull case.</w:t>
      </w:r>
      <w:r>
        <w:rPr>
          <w:rFonts w:ascii="Calibri" w:cs="Calibri" w:eastAsia="Calibri" w:hAnsi="Calibri"/>
          <w:sz w:val="22"/>
          <w:szCs w:val="22"/>
        </w:rPr>
        <w:t xml:space="preserve"> Prysmian has re-rated from a depressed cyclical multiple toward something closer to a structural-growth industrial multiple. Nexans and NKT have followed similar paths but with more idiosyncratic execution risk (NKT in particular has struggled with project execution at points in its history).</w:t>
      </w:r>
    </w:p>
    <w:p>
      <w:pPr>
        <w:spacing w:after="160" w:line="300"/>
        <w:jc w:val="both"/>
      </w:pPr>
      <w:r>
        <w:rPr>
          <w:rFonts w:ascii="Calibri" w:cs="Calibri" w:eastAsia="Calibri" w:hAnsi="Calibri"/>
          <w:sz w:val="22"/>
          <w:szCs w:val="22"/>
        </w:rPr>
        <w:t xml:space="preserve">The contrarian observation on cables is twofold. </w:t>
      </w:r>
      <w:r>
        <w:rPr>
          <w:rFonts w:ascii="Calibri" w:cs="Calibri" w:eastAsia="Calibri" w:hAnsi="Calibri"/>
          <w:b/>
          <w:bCs/>
          <w:sz w:val="22"/>
          <w:szCs w:val="22"/>
        </w:rPr>
        <w:t xml:space="preserve">First</w:t>
      </w:r>
      <w:r>
        <w:rPr>
          <w:rFonts w:ascii="Calibri" w:cs="Calibri" w:eastAsia="Calibri" w:hAnsi="Calibri"/>
          <w:sz w:val="22"/>
          <w:szCs w:val="22"/>
        </w:rPr>
        <w:t xml:space="preserve">, the physical bottleneck is </w:t>
      </w:r>
      <w:r>
        <w:rPr>
          <w:rFonts w:ascii="Calibri" w:cs="Calibri" w:eastAsia="Calibri" w:hAnsi="Calibri"/>
          <w:i/>
          <w:iCs/>
          <w:sz w:val="22"/>
          <w:szCs w:val="22"/>
        </w:rPr>
        <w:t xml:space="preserve">not just</w:t>
      </w:r>
      <w:r>
        <w:rPr>
          <w:rFonts w:ascii="Calibri" w:cs="Calibri" w:eastAsia="Calibri" w:hAnsi="Calibri"/>
          <w:sz w:val="22"/>
          <w:szCs w:val="22"/>
        </w:rPr>
        <w:t xml:space="preserve"> cable capacity — it is also installation capability, and specifically deep-water cable-laying vessel availability. Nexans's vessel investment is an explicit recognition of this. The companies with the most installed installation capacity have a structural advantage that is not reflected in cable-product capacity figures. </w:t>
      </w:r>
      <w:r>
        <w:rPr>
          <w:rFonts w:ascii="Calibri" w:cs="Calibri" w:eastAsia="Calibri" w:hAnsi="Calibri"/>
          <w:b/>
          <w:bCs/>
          <w:sz w:val="22"/>
          <w:szCs w:val="22"/>
        </w:rPr>
        <w:t xml:space="preserve">Second</w:t>
      </w:r>
      <w:r>
        <w:rPr>
          <w:rFonts w:ascii="Calibri" w:cs="Calibri" w:eastAsia="Calibri" w:hAnsi="Calibri"/>
          <w:sz w:val="22"/>
          <w:szCs w:val="22"/>
        </w:rPr>
        <w:t xml:space="preserve">, the customer concentration in submarine cable is very high — a small number of grid operators and offshore wind developers represent the bulk of the global pipeline. That concentration cuts two ways: it gives the manufacturers visibility on demand, but it also creates contract-execution risk where a single delayed or cancelled project can move a quarter's results materially.</w:t>
      </w:r>
    </w:p>
    <w:p>
      <w:pPr>
        <w:spacing w:after="160" w:line="300"/>
        <w:jc w:val="both"/>
      </w:pPr>
      <w:r>
        <w:rPr>
          <w:rFonts w:ascii="Calibri" w:cs="Calibri" w:eastAsia="Calibri" w:hAnsi="Calibri"/>
          <w:sz w:val="22"/>
          <w:szCs w:val="22"/>
        </w:rPr>
        <w:t xml:space="preserve">The conclusion is that the cable sub-theme is structurally bullish but with idiosyncratic name-level execution risk that requires bottom-up underwriting. In contrast to the power-equipment sub-theme, the multiples on these names are perhaps slightly less stretched — partially because the AI narrative has not been as explicitly attached to cables in the popular mind. </w:t>
      </w:r>
      <w:r>
        <w:rPr>
          <w:rFonts w:ascii="Calibri" w:cs="Calibri" w:eastAsia="Calibri" w:hAnsi="Calibri"/>
          <w:b/>
          <w:bCs/>
          <w:sz w:val="22"/>
          <w:szCs w:val="22"/>
        </w:rPr>
        <w:t xml:space="preserve">This is the rare sub-theme where the consensus narrative may still be under-appreciating the durability of the order pipeline.</w:t>
      </w:r>
    </w:p>
    <w:p>
      <w:pPr>
        <w:pStyle w:val="Heading2"/>
        <w:spacing w:after="160" w:before="280"/>
      </w:pPr>
      <w:r>
        <w:rPr>
          <w:rFonts w:ascii="Calibri" w:cs="Calibri" w:eastAsia="Calibri" w:hAnsi="Calibri"/>
          <w:b/>
          <w:bCs/>
          <w:sz w:val="28"/>
          <w:szCs w:val="28"/>
        </w:rPr>
        <w:t xml:space="preserve">Sub-theme 4 — Cooling and rack-level infrastructure: the regime change</w:t>
      </w:r>
    </w:p>
    <w:p>
      <w:pPr>
        <w:spacing w:after="160" w:line="300"/>
        <w:jc w:val="both"/>
      </w:pPr>
      <w:r>
        <w:rPr>
          <w:rFonts w:ascii="Calibri" w:cs="Calibri" w:eastAsia="Calibri" w:hAnsi="Calibri"/>
          <w:sz w:val="22"/>
          <w:szCs w:val="22"/>
        </w:rPr>
        <w:t xml:space="preserve">Liquid cooling is undergoing a regime change from optional to mandatory at the high-density end of the AI rack market. The crossover threshold is approximately 40 kilowatts per rack — below that, air cooling remains viable; above that, the thermal density makes air cooling either impossible or so inefficient that the operating economics demand liquid alternatives. With current and next-generation Nvidia rack designs targeting 142 kilowatts (Schneider-Nvidia reference designs) and certain custom hyperscaler designs targeting 300 kilowatts (Legrand's OCP-aligned demonstrations), the entire installed base of new AI infrastructure is moving past the air-cooling threshold within the 18-month window.</w:t>
      </w:r>
    </w:p>
    <w:p>
      <w:pPr>
        <w:spacing w:after="160" w:line="300"/>
        <w:jc w:val="both"/>
      </w:pPr>
      <w:r>
        <w:rPr>
          <w:rFonts w:ascii="Calibri" w:cs="Calibri" w:eastAsia="Calibri" w:hAnsi="Calibri"/>
          <w:sz w:val="22"/>
          <w:szCs w:val="22"/>
        </w:rPr>
        <w:t xml:space="preserve">The European-listed exposure to this regime change is concentrated in two names plus one second-order beneficiary. </w:t>
      </w:r>
      <w:r>
        <w:rPr>
          <w:rFonts w:ascii="Calibri" w:cs="Calibri" w:eastAsia="Calibri" w:hAnsi="Calibri"/>
          <w:b/>
          <w:bCs/>
          <w:sz w:val="22"/>
          <w:szCs w:val="22"/>
        </w:rPr>
        <w:t xml:space="preserve">Schneider Electric</w:t>
      </w:r>
      <w:r>
        <w:rPr>
          <w:rFonts w:ascii="Calibri" w:cs="Calibri" w:eastAsia="Calibri" w:hAnsi="Calibri"/>
          <w:sz w:val="22"/>
          <w:szCs w:val="22"/>
        </w:rPr>
        <w:t xml:space="preserve"> has built the most explicit AI-cooling franchise via the acquisition of Motivair, the partnership with Nvidia on reference designs, and the $1.9 billion Switch supply agreement, which Schneider has flagged as its largest cooling services engagement. </w:t>
      </w:r>
      <w:r>
        <w:rPr>
          <w:rFonts w:ascii="Calibri" w:cs="Calibri" w:eastAsia="Calibri" w:hAnsi="Calibri"/>
          <w:b/>
          <w:bCs/>
          <w:sz w:val="22"/>
          <w:szCs w:val="22"/>
        </w:rPr>
        <w:t xml:space="preserve">Legrand</w:t>
      </w:r>
      <w:r>
        <w:rPr>
          <w:rFonts w:ascii="Calibri" w:cs="Calibri" w:eastAsia="Calibri" w:hAnsi="Calibri"/>
          <w:sz w:val="22"/>
          <w:szCs w:val="22"/>
        </w:rPr>
        <w:t xml:space="preserve"> has taken a more focused approach via the acquisition of Kratos, the investment in Accelsius (two-phase direct-to-chip cooling), and the demonstration of OCP-standard high-density cabinets that consolidate AC-to-DC conversion at the rack level rather than per-server. The second-order beneficiary is </w:t>
      </w:r>
      <w:r>
        <w:rPr>
          <w:rFonts w:ascii="Calibri" w:cs="Calibri" w:eastAsia="Calibri" w:hAnsi="Calibri"/>
          <w:b/>
          <w:bCs/>
          <w:sz w:val="22"/>
          <w:szCs w:val="22"/>
        </w:rPr>
        <w:t xml:space="preserve">Aalberts</w:t>
      </w:r>
      <w:r>
        <w:rPr>
          <w:rFonts w:ascii="Calibri" w:cs="Calibri" w:eastAsia="Calibri" w:hAnsi="Calibri"/>
          <w:sz w:val="22"/>
          <w:szCs w:val="22"/>
        </w:rPr>
        <w:t xml:space="preserve"> (Dutch industrial group), whose flow-control and fluid-handling products feed into the liquid-cooling ecosystem in ways that are not yet fully reflected in the company's AI narrative.</w:t>
      </w:r>
    </w:p>
    <w:p>
      <w:pPr>
        <w:spacing w:after="160" w:line="300"/>
        <w:jc w:val="both"/>
      </w:pPr>
      <w:r>
        <w:rPr>
          <w:rFonts w:ascii="Calibri" w:cs="Calibri" w:eastAsia="Calibri" w:hAnsi="Calibri"/>
          <w:sz w:val="22"/>
          <w:szCs w:val="22"/>
        </w:rPr>
        <w:t xml:space="preserve">The investment question on the cooling sub-theme is whether the regime change is durable enough to justify the multiple expansion that has already occurred on Schneider and Legrand. The bull case is that the regime change is structural — once a hyperscaler standardises on liquid-cooled architectures, the switching costs back to air are punitive, and the recurring services revenue (refilling cooling fluids, managing leak risk, retrofitting older racks) creates an annuity that is fundamentally more durable than the equipment sale alone. The bear case is that the cooling vendor landscape is more competitive than the equipment-supply situation in transformers — there are more potential entrants, including specialised pure-plays (CoolIT, Asetek) and the cooling divisions of the chip vendors themselves, which limits the pricing power that Schneider and Legrand can extract.</w:t>
      </w:r>
    </w:p>
    <w:p>
      <w:pPr>
        <w:spacing w:after="160" w:line="300"/>
        <w:jc w:val="both"/>
      </w:pPr>
      <w:r>
        <w:rPr>
          <w:rFonts w:ascii="Calibri" w:cs="Calibri" w:eastAsia="Calibri" w:hAnsi="Calibri"/>
          <w:sz w:val="22"/>
          <w:szCs w:val="22"/>
        </w:rPr>
        <w:t xml:space="preserve">The contrarian read is that </w:t>
      </w:r>
      <w:r>
        <w:rPr>
          <w:rFonts w:ascii="Calibri" w:cs="Calibri" w:eastAsia="Calibri" w:hAnsi="Calibri"/>
          <w:b/>
          <w:bCs/>
          <w:sz w:val="22"/>
          <w:szCs w:val="22"/>
        </w:rPr>
        <w:t xml:space="preserve">the cooling sub-theme is more commoditisation-prone over a 3-5 year horizon than the power-equipment sub-theme, but the 18-month window is exactly the period in which the multiple support is strongest</w:t>
      </w:r>
      <w:r>
        <w:rPr>
          <w:rFonts w:ascii="Calibri" w:cs="Calibri" w:eastAsia="Calibri" w:hAnsi="Calibri"/>
          <w:sz w:val="22"/>
          <w:szCs w:val="22"/>
        </w:rPr>
        <w:t xml:space="preserve"> because the demand is overwhelming the immediate supply response. Schneider and Legrand are positioned to capture the early-cycle rents; the longer-cycle competitive dynamics are a 2027-2028 problem.</w:t>
      </w:r>
    </w:p>
    <w:p>
      <w:pPr>
        <w:pStyle w:val="Heading2"/>
        <w:spacing w:after="160" w:before="280"/>
      </w:pPr>
      <w:r>
        <w:rPr>
          <w:rFonts w:ascii="Calibri" w:cs="Calibri" w:eastAsia="Calibri" w:hAnsi="Calibri"/>
          <w:b/>
          <w:bCs/>
          <w:sz w:val="28"/>
          <w:szCs w:val="28"/>
        </w:rPr>
        <w:t xml:space="preserve">Sub-theme 5 — Renewable PPAs and utility positioning</w:t>
      </w:r>
    </w:p>
    <w:p>
      <w:pPr>
        <w:spacing w:after="160" w:line="300"/>
        <w:jc w:val="both"/>
      </w:pPr>
      <w:r>
        <w:rPr>
          <w:rFonts w:ascii="Calibri" w:cs="Calibri" w:eastAsia="Calibri" w:hAnsi="Calibri"/>
          <w:sz w:val="22"/>
          <w:szCs w:val="22"/>
        </w:rPr>
        <w:t xml:space="preserve">The European utility sector has discovered an unexpected late-cycle revenue stream in the form of long-dated, premium-priced PPAs to hyperscaler customers. The Microsoft-Iberdrola announcement (150 MW Spain, 500 MW transatlantic total) is the visible tip of a much larger iceberg — equivalent transactions are in development across most of the major European renewables portfolios, with Engie, EDP Renováveis, Ørsted, RWE renewables, and Enel Green Power all actively positioning. The pricing on these PPAs reflects two premia: a 24/7 carbon-free supply premium (because hyperscalers want hour-by-hour matched renewable supply for ESG reporting purposes, not just annual offset) and a </w:t>
      </w:r>
      <w:r>
        <w:rPr>
          <w:rFonts w:ascii="Calibri" w:cs="Calibri" w:eastAsia="Calibri" w:hAnsi="Calibri"/>
          <w:i/>
          <w:iCs/>
          <w:sz w:val="22"/>
          <w:szCs w:val="22"/>
        </w:rPr>
        <w:t xml:space="preserve">deliverability</w:t>
      </w:r>
      <w:r>
        <w:rPr>
          <w:rFonts w:ascii="Calibri" w:cs="Calibri" w:eastAsia="Calibri" w:hAnsi="Calibri"/>
          <w:sz w:val="22"/>
          <w:szCs w:val="22"/>
        </w:rPr>
        <w:t xml:space="preserve"> premium (because power must arrive at the relevant grid node rather than just being generated somewhere on the system).</w:t>
      </w:r>
    </w:p>
    <w:p>
      <w:pPr>
        <w:spacing w:after="160" w:line="300"/>
        <w:jc w:val="both"/>
      </w:pPr>
      <w:r>
        <w:rPr>
          <w:rFonts w:ascii="Calibri" w:cs="Calibri" w:eastAsia="Calibri" w:hAnsi="Calibri"/>
          <w:sz w:val="22"/>
          <w:szCs w:val="22"/>
        </w:rPr>
        <w:t xml:space="preserve">The investment angle for European utilities is that </w:t>
      </w:r>
      <w:r>
        <w:rPr>
          <w:rFonts w:ascii="Calibri" w:cs="Calibri" w:eastAsia="Calibri" w:hAnsi="Calibri"/>
          <w:b/>
          <w:bCs/>
          <w:sz w:val="22"/>
          <w:szCs w:val="22"/>
        </w:rPr>
        <w:t xml:space="preserve">AI demand is converting renewable generation from a commodity to a differentiated-service business in a way that the equity multiples have not fully captured.</w:t>
      </w:r>
      <w:r>
        <w:rPr>
          <w:rFonts w:ascii="Calibri" w:cs="Calibri" w:eastAsia="Calibri" w:hAnsi="Calibri"/>
          <w:sz w:val="22"/>
          <w:szCs w:val="22"/>
        </w:rPr>
        <w:t xml:space="preserve"> Most utility valuations still treat renewable generation as a regulated-utility-style business with low growth and stable-but-modest returns. The PPA premium economics undermine that frame. Iberdrola, EDP, and Ørsted have the cleanest exposure in the listed European universe, with the caveat that Ørsted's recent operational difficulties in offshore wind have damaged its capacity to monetise the AI demand opportunity at attractive economics.</w:t>
      </w:r>
    </w:p>
    <w:p>
      <w:pPr>
        <w:spacing w:after="160" w:line="300"/>
        <w:jc w:val="both"/>
      </w:pPr>
      <w:r>
        <w:rPr>
          <w:rFonts w:ascii="Calibri" w:cs="Calibri" w:eastAsia="Calibri" w:hAnsi="Calibri"/>
          <w:sz w:val="22"/>
          <w:szCs w:val="22"/>
        </w:rPr>
        <w:t xml:space="preserve">The Iberdrola-Echelon JV (€2 billion to invest in Spanish DC capacity with Iberdrola providing land and 24/7 renewable supply) is a model that bears watching. If the JV economics work, expect imitation across other utility-renewable-developer portfolios within 12 months, which would meaningfully change the equity narrative for the entire group. The more cautious read is that vertical integration into datacentre-real-estate is a meaningful capital allocation choice that exposes utilities to a new operational risk profile, and the equity market's willingness to underwrite that diversification at today's multiples is uncertain.</w:t>
      </w:r>
    </w:p>
    <w:p>
      <w:pPr>
        <w:spacing w:after="160" w:line="300"/>
        <w:jc w:val="both"/>
      </w:pPr>
      <w:r>
        <w:rPr>
          <w:rFonts w:ascii="Calibri" w:cs="Calibri" w:eastAsia="Calibri" w:hAnsi="Calibri"/>
          <w:sz w:val="22"/>
          <w:szCs w:val="22"/>
        </w:rPr>
        <w:t xml:space="preserve">The SMR sub-theme deserves brief separate treatment. The headline announcements (EDF NUWARD design milestone mid-2026; Holtec/EDF/Tritax Cottam SMR-DC; Centrica/X-energy Hartlepool with 12 SMRs targeted) are real but the operational timeline (mid-2030s for first power) is well outside the 18-month investment horizon. </w:t>
      </w:r>
      <w:r>
        <w:rPr>
          <w:rFonts w:ascii="Calibri" w:cs="Calibri" w:eastAsia="Calibri" w:hAnsi="Calibri"/>
          <w:b/>
          <w:bCs/>
          <w:sz w:val="22"/>
          <w:szCs w:val="22"/>
        </w:rPr>
        <w:t xml:space="preserve">The SMR theme is therefore more relevant as a re-rating catalyst on listed utility multiples than as a near-term earnings driver.</w:t>
      </w:r>
      <w:r>
        <w:rPr>
          <w:rFonts w:ascii="Calibri" w:cs="Calibri" w:eastAsia="Calibri" w:hAnsi="Calibri"/>
          <w:sz w:val="22"/>
          <w:szCs w:val="22"/>
        </w:rPr>
        <w:t xml:space="preserve"> Centrica is the cleanest UK-listed exposure; EDF (now privatised) provides no direct equity exposure but does affect upstream French nuclear suppliers. The most actionable observation is that any major SMR project award announcement could meaningfully re-rate the relevant listed utility on a one-year view, even if the cash flows do not materialise for a decade.</w:t>
      </w:r>
    </w:p>
    <w:p>
      <w:pPr>
        <w:pStyle w:val="Heading2"/>
        <w:spacing w:after="160" w:before="280"/>
      </w:pPr>
      <w:r>
        <w:rPr>
          <w:rFonts w:ascii="Calibri" w:cs="Calibri" w:eastAsia="Calibri" w:hAnsi="Calibri"/>
          <w:b/>
          <w:bCs/>
          <w:sz w:val="28"/>
          <w:szCs w:val="28"/>
        </w:rPr>
        <w:t xml:space="preserve">Sub-theme 6 — Software incumbents: the dispersion problem</w:t>
      </w:r>
    </w:p>
    <w:p>
      <w:pPr>
        <w:spacing w:after="160" w:line="300"/>
        <w:jc w:val="both"/>
      </w:pPr>
      <w:r>
        <w:rPr>
          <w:rFonts w:ascii="Calibri" w:cs="Calibri" w:eastAsia="Calibri" w:hAnsi="Calibri"/>
          <w:sz w:val="22"/>
          <w:szCs w:val="22"/>
        </w:rPr>
        <w:t xml:space="preserve">The European software universe is the most analytically interesting and the most badly handled sub-theme in the current consensus. The Q1 2026 events — SAP's largest one-day loss since 2020 in January (cloud-backlog deceleration); Dassault Systèmes' worst day ever on 11 February (-19% on weak Q4 and soft guidance); the broad selloff that took RELX -17% and Wolters Kluwer -13% on AI-substitution fears — were treated by the market as a </w:t>
      </w:r>
      <w:r>
        <w:rPr>
          <w:rFonts w:ascii="Calibri" w:cs="Calibri" w:eastAsia="Calibri" w:hAnsi="Calibri"/>
          <w:i/>
          <w:iCs/>
          <w:sz w:val="22"/>
          <w:szCs w:val="22"/>
        </w:rPr>
        <w:t xml:space="preserve">uniform</w:t>
      </w:r>
      <w:r>
        <w:rPr>
          <w:rFonts w:ascii="Calibri" w:cs="Calibri" w:eastAsia="Calibri" w:hAnsi="Calibri"/>
          <w:sz w:val="22"/>
          <w:szCs w:val="22"/>
        </w:rPr>
        <w:t xml:space="preserve"> repricing of an </w:t>
      </w:r>
      <w:r>
        <w:rPr>
          <w:rFonts w:ascii="Calibri" w:cs="Calibri" w:eastAsia="Calibri" w:hAnsi="Calibri"/>
          <w:i/>
          <w:iCs/>
          <w:sz w:val="22"/>
          <w:szCs w:val="22"/>
        </w:rPr>
        <w:t xml:space="preserve">aggregate</w:t>
      </w:r>
      <w:r>
        <w:rPr>
          <w:rFonts w:ascii="Calibri" w:cs="Calibri" w:eastAsia="Calibri" w:hAnsi="Calibri"/>
          <w:sz w:val="22"/>
          <w:szCs w:val="22"/>
        </w:rPr>
        <w:t xml:space="preserve"> concern. </w:t>
      </w:r>
      <w:r>
        <w:rPr>
          <w:rFonts w:ascii="Calibri" w:cs="Calibri" w:eastAsia="Calibri" w:hAnsi="Calibri"/>
          <w:b/>
          <w:bCs/>
          <w:sz w:val="22"/>
          <w:szCs w:val="22"/>
        </w:rPr>
        <w:t xml:space="preserve">They should have been treated as a *differentiated* repricing of *name-specific* concerns.</w:t>
      </w:r>
      <w:r>
        <w:rPr>
          <w:rFonts w:ascii="Calibri" w:cs="Calibri" w:eastAsia="Calibri" w:hAnsi="Calibri"/>
          <w:sz w:val="22"/>
          <w:szCs w:val="22"/>
        </w:rPr>
        <w:t xml:space="preserve"> The subsequent April 2026 better-than-expected earnings from SAP, Capgemini, Nemetschek, Hexagon, and Dassault confirm that the market got the question wrong at the aggregate level even if it got individual answers right.</w:t>
      </w:r>
    </w:p>
    <w:p>
      <w:pPr>
        <w:spacing w:after="160" w:line="300"/>
        <w:jc w:val="both"/>
      </w:pPr>
      <w:r>
        <w:rPr>
          <w:rFonts w:ascii="Calibri" w:cs="Calibri" w:eastAsia="Calibri" w:hAnsi="Calibri"/>
          <w:sz w:val="22"/>
          <w:szCs w:val="22"/>
        </w:rPr>
        <w:t xml:space="preserve">The right analytical frame for this sub-theme is </w:t>
      </w:r>
      <w:r>
        <w:rPr>
          <w:rFonts w:ascii="Calibri" w:cs="Calibri" w:eastAsia="Calibri" w:hAnsi="Calibri"/>
          <w:b/>
          <w:bCs/>
          <w:sz w:val="22"/>
          <w:szCs w:val="22"/>
        </w:rPr>
        <w:t xml:space="preserve">job-to-be-done plus integration depth</w:t>
      </w:r>
      <w:r>
        <w:rPr>
          <w:rFonts w:ascii="Calibri" w:cs="Calibri" w:eastAsia="Calibri" w:hAnsi="Calibri"/>
          <w:sz w:val="22"/>
          <w:szCs w:val="22"/>
        </w:rPr>
        <w:t xml:space="preserve">, which is the Christensen disruption lens applied properly. Two questions discriminate the names cleanly:</w:t>
      </w:r>
    </w:p>
    <w:p>
      <w:pPr>
        <w:spacing w:after="160" w:line="300"/>
        <w:jc w:val="both"/>
      </w:pPr>
      <w:r>
        <w:rPr>
          <w:rFonts w:ascii="Calibri" w:cs="Calibri" w:eastAsia="Calibri" w:hAnsi="Calibri"/>
          <w:b/>
          <w:bCs/>
          <w:sz w:val="22"/>
          <w:szCs w:val="22"/>
        </w:rPr>
        <w:t xml:space="preserve">Question one: how decomposable is the customer's job-to-be-done?</w:t>
      </w:r>
      <w:r>
        <w:rPr>
          <w:rFonts w:ascii="Calibri" w:cs="Calibri" w:eastAsia="Calibri" w:hAnsi="Calibri"/>
          <w:sz w:val="22"/>
          <w:szCs w:val="22"/>
        </w:rPr>
        <w:t xml:space="preserve"> A job is decomposable if a customer could plausibly assemble the result using AI agents plus a thinner layer of orchestration software, replacing the incumbent stack. A job is integration-bound if the value comes from the fact that the software handles a long sequence of interrelated tasks where the failure modes of any one component cascade through the system. SAP's S/4HANA core is integration-bound (general ledger, ERP master data, multi-entity consolidation, audit trails — the value is in the integration, not in any one workflow). RELX's legal-research product is moderately integration-bound (the value is in the curated taxonomy plus citation graph, not just the underlying case law). Dassault Systèmes' CAD core is moderately decomposable (a smart engineer with AI tools can produce a CAD output, though the integration with manufacturing systems is a moat). Sage's small-business accounting software is increasingly decomposable for the smallest customer cohorts.</w:t>
      </w:r>
    </w:p>
    <w:p>
      <w:pPr>
        <w:spacing w:after="160" w:line="300"/>
        <w:jc w:val="both"/>
      </w:pPr>
      <w:r>
        <w:rPr>
          <w:rFonts w:ascii="Calibri" w:cs="Calibri" w:eastAsia="Calibri" w:hAnsi="Calibri"/>
          <w:b/>
          <w:bCs/>
          <w:sz w:val="22"/>
          <w:szCs w:val="22"/>
        </w:rPr>
        <w:t xml:space="preserve">Question two: how proprietary is the underlying data?</w:t>
      </w:r>
      <w:r>
        <w:rPr>
          <w:rFonts w:ascii="Calibri" w:cs="Calibri" w:eastAsia="Calibri" w:hAnsi="Calibri"/>
          <w:sz w:val="22"/>
          <w:szCs w:val="22"/>
        </w:rPr>
        <w:t xml:space="preserve"> RELX's case-law and citation database is genuinely proprietary, accumulated over decades, and difficult to replicate at scale. Wolters Kluwer's tax and regulatory content is similar. SAP's transactional data sits inside customers' systems but the master-data management framework around it is proprietary. Dassault's geometry kernels (Parasolid, ACIS, Catia's native kernel) are deep IP but the </w:t>
      </w:r>
      <w:r>
        <w:rPr>
          <w:rFonts w:ascii="Calibri" w:cs="Calibri" w:eastAsia="Calibri" w:hAnsi="Calibri"/>
          <w:i/>
          <w:iCs/>
          <w:sz w:val="22"/>
          <w:szCs w:val="22"/>
        </w:rPr>
        <w:t xml:space="preserve">data</w:t>
      </w:r>
      <w:r>
        <w:rPr>
          <w:rFonts w:ascii="Calibri" w:cs="Calibri" w:eastAsia="Calibri" w:hAnsi="Calibri"/>
          <w:sz w:val="22"/>
          <w:szCs w:val="22"/>
        </w:rPr>
        <w:t xml:space="preserve"> the customer creates with them is the customer's own. Hexagon's metrology data sits inside its software but is largely customer-generated. Sage's data is overwhelmingly customer-generated and not differentiated. Nemetschek's CAD-for-AEC data is customer-generated but sits inside formats that have switching cost.</w:t>
      </w:r>
    </w:p>
    <w:p>
      <w:pPr>
        <w:spacing w:after="160" w:line="300"/>
        <w:jc w:val="both"/>
      </w:pPr>
      <w:r>
        <w:rPr>
          <w:rFonts w:ascii="Calibri" w:cs="Calibri" w:eastAsia="Calibri" w:hAnsi="Calibri"/>
          <w:sz w:val="22"/>
          <w:szCs w:val="22"/>
        </w:rPr>
        <w:t xml:space="preserve">These two questions, applied consistently, produce a defensibility hierarchy that maps poorly to the 2026 selloff pattern:</w:t>
      </w:r>
    </w:p>
    <w:p>
      <w:pPr>
        <w:pStyle w:val="ListParagraph"/>
        <w:numPr>
          <w:ilvl w:val="0"/>
          <w:numId w:val="2"/>
        </w:numPr>
        <w:spacing w:after="80"/>
      </w:pPr>
      <w:r>
        <w:rPr>
          <w:rFonts w:ascii="Calibri" w:cs="Calibri" w:eastAsia="Calibri" w:hAnsi="Calibri"/>
          <w:b/>
          <w:bCs/>
          <w:sz w:val="22"/>
          <w:szCs w:val="22"/>
        </w:rPr>
        <w:t xml:space="preserve">Most defensible</w:t>
      </w:r>
      <w:r>
        <w:rPr>
          <w:rFonts w:ascii="Calibri" w:cs="Calibri" w:eastAsia="Calibri" w:hAnsi="Calibri"/>
          <w:sz w:val="22"/>
          <w:szCs w:val="22"/>
        </w:rPr>
        <w:t xml:space="preserve">: SAP S/4HANA (high integration, moderate proprietary data plus high switching cost), RELX legal/scientific (moderate integration, very high proprietary data), Wolters Kluwer (high integration, high proprietary data), Dassault Systèmes manufacturing-integrated workflows (high integration on the manufacturing side).</w:t>
      </w:r>
    </w:p>
    <w:p>
      <w:pPr>
        <w:pStyle w:val="ListParagraph"/>
        <w:numPr>
          <w:ilvl w:val="0"/>
          <w:numId w:val="2"/>
        </w:numPr>
        <w:spacing w:after="80"/>
      </w:pPr>
      <w:r>
        <w:rPr>
          <w:rFonts w:ascii="Calibri" w:cs="Calibri" w:eastAsia="Calibri" w:hAnsi="Calibri"/>
          <w:b/>
          <w:bCs/>
          <w:sz w:val="22"/>
          <w:szCs w:val="22"/>
        </w:rPr>
        <w:t xml:space="preserve">Mid-tier defensibility</w:t>
      </w:r>
      <w:r>
        <w:rPr>
          <w:rFonts w:ascii="Calibri" w:cs="Calibri" w:eastAsia="Calibri" w:hAnsi="Calibri"/>
          <w:sz w:val="22"/>
          <w:szCs w:val="22"/>
        </w:rPr>
        <w:t xml:space="preserve">: Hexagon metrology (high integration in factory workflows, moderate data)</w:t>
      </w:r>
      <w:del w:id="101" w:author="Watson" w:date="2026-05-03T07:00:00Z">
        <w:r>
          <w:rPr>
            <w:rFonts w:ascii="Calibri" w:cs="Calibri" w:eastAsia="Calibri" w:hAnsi="Calibri"/>
            <w:sz w:val="22"/>
            <w:szCs w:val="22"/>
          </w:rPr>
          <w:delText xml:space="preserve">, Nemetschek (moderate integration, moderate switching cost)</w:delText>
        </w:r>
      </w:del>
      <w:r>
        <w:rPr>
          <w:rFonts w:ascii="Calibri" w:cs="Calibri" w:eastAsia="Calibri" w:hAnsi="Calibri"/>
          <w:sz w:val="22"/>
          <w:szCs w:val="22"/>
        </w:rPr>
        <w:t xml:space="preserve">, Dassault CAD-only customers (moderate, the most-exposed segment).</w:t>
      </w:r>
      <w:ins w:id="102" w:author="Watson" w:date="2026-05-03T07:00:00Z">
        <w:r>
          <w:rPr>
            <w:rFonts w:ascii="Calibri" w:cs="Calibri" w:eastAsia="Calibri" w:hAnsi="Calibri"/>
            <w:sz w:val="22"/>
            <w:szCs w:val="22"/>
          </w:rPr>
          <w:t xml:space="preserve"> [v2 REVISION 3-May-26: Nemetschek RECLASSIFIED to Most-defensible bucket - AS Q2 evidence: 54.7% subscription/SaaS revenue growth Q1 26 + AEC client conservatism = structural moat + Bluebeam Max agentic AI suite + Firmus AI EUR60.5m defensive acquisition. AEC industry "inherently conservative and risk-averse" per AS expert source.]</w:t>
        </w:r>
      </w:ins>
      <w:r>
        <w:rPr>
          <w:rFonts w:ascii="Calibri" w:cs="Calibri" w:eastAsia="Calibri" w:hAnsi="Calibri"/>
          <w:sz w:val="22"/>
          <w:szCs w:val="22"/>
        </w:rPr>
        <w:t xml:space="preserve"/>
      </w:r>
    </w:p>
    <w:p>
      <w:pPr>
        <w:pStyle w:val="ListParagraph"/>
        <w:numPr>
          <w:ilvl w:val="0"/>
          <w:numId w:val="2"/>
        </w:numPr>
        <w:spacing w:after="80"/>
      </w:pPr>
      <w:r>
        <w:rPr>
          <w:rFonts w:ascii="Calibri" w:cs="Calibri" w:eastAsia="Calibri" w:hAnsi="Calibri"/>
          <w:b/>
          <w:bCs/>
          <w:sz w:val="22"/>
          <w:szCs w:val="22"/>
        </w:rPr>
        <w:t xml:space="preserve">Most exposed</w:t>
      </w:r>
      <w:r>
        <w:rPr>
          <w:rFonts w:ascii="Calibri" w:cs="Calibri" w:eastAsia="Calibri" w:hAnsi="Calibri"/>
          <w:sz w:val="22"/>
          <w:szCs w:val="22"/>
        </w:rPr>
        <w:t xml:space="preserve">: Sage SMB (low integration for smallest customers, low data moat), the long tail of European specialist-vertical software (legal practice management, mid-market HR, mid-market CRM), most front-office productivity software.</w:t>
      </w:r>
    </w:p>
    <w:p>
      <w:pPr>
        <w:spacing w:after="160" w:line="300"/>
        <w:jc w:val="both"/>
      </w:pPr>
      <w:r>
        <w:rPr>
          <w:rFonts w:ascii="Calibri" w:cs="Calibri" w:eastAsia="Calibri" w:hAnsi="Calibri"/>
          <w:b/>
          <w:bCs/>
          <w:sz w:val="22"/>
          <w:szCs w:val="22"/>
        </w:rPr>
        <w:t xml:space="preserve">The major sell-side and buy-side miss is that the Q1 2026 selloff treated RELX and Wolters Kluwer as front-line AI substitution casualties when in fact their data moats put them in the most-defensible bucket, while a name like Sage was relatively unscathed when in fact its SMB exposure is the most-decomposable in the listed universe.</w:t>
      </w:r>
      <w:r>
        <w:rPr>
          <w:rFonts w:ascii="Calibri" w:cs="Calibri" w:eastAsia="Calibri" w:hAnsi="Calibri"/>
          <w:sz w:val="22"/>
          <w:szCs w:val="22"/>
        </w:rPr>
        <w:t xml:space="preserve"> This is a clean dispersion opportunity for a fundamentally-oriented analyst willing to do the integration-depth-and-data-proprietariness analysis name-by-name.</w:t>
      </w:r>
    </w:p>
    <w:p>
      <w:pPr>
        <w:spacing w:after="160" w:line="300"/>
        <w:jc w:val="both"/>
      </w:pPr>
      <w:r>
        <w:rPr>
          <w:rFonts w:ascii="Calibri" w:cs="Calibri" w:eastAsia="Calibri" w:hAnsi="Calibri"/>
          <w:sz w:val="22"/>
          <w:szCs w:val="22"/>
        </w:rPr>
        <w:t xml:space="preserve">The 18-month catalyst structure for this sub-theme is interesting. Most names will see one of three outcomes: (a) earnings beats that re-establish multiple support but do not produce major re-ratings (probable for SAP, RELX, Wolters Kluwer); (b) earnings disappointments that confirm the disruption thesis and produce a second leg of multiple compression (possible for Dassault CAD-exposed segments, Sage SMB); (c) acquisition activity, including incumbents acquiring AI-native disruptors and disruptors acquiring distribution (Publicis's stated €900 million 2026 acquisition budget for AI/data targets is illustrative of the pattern). The volatility this produces is precisely the inefficiency a fundamentally-anchored investor can exploit.</w:t>
      </w:r>
    </w:p>
    <w:p>
      <w:pPr>
        <w:spacing w:after="160" w:line="300"/>
        <w:jc w:val="both"/>
      </w:pPr>
      <w:r>
        <w:rPr>
          <w:rFonts w:ascii="Calibri" w:cs="Calibri" w:eastAsia="Calibri" w:hAnsi="Calibri"/>
          <w:sz w:val="22"/>
          <w:szCs w:val="22"/>
        </w:rPr>
        <w:t xml:space="preserve">The contrarian view I hold most firmly within this sub-theme is that </w:t>
      </w:r>
      <w:r>
        <w:rPr>
          <w:rFonts w:ascii="Calibri" w:cs="Calibri" w:eastAsia="Calibri" w:hAnsi="Calibri"/>
          <w:b/>
          <w:bCs/>
          <w:sz w:val="22"/>
          <w:szCs w:val="22"/>
        </w:rPr>
        <w:t xml:space="preserve">RELX and Wolters Kluwer are quietly among the most-protected businesses in the European software universe, and the Q1 2026 selloff was a category error.</w:t>
      </w:r>
      <w:r>
        <w:rPr>
          <w:rFonts w:ascii="Calibri" w:cs="Calibri" w:eastAsia="Calibri" w:hAnsi="Calibri"/>
          <w:sz w:val="22"/>
          <w:szCs w:val="22"/>
        </w:rPr>
        <w:t xml:space="preserve"> The data moats are real, the integration into customer compliance workflows is high, and the AI capability is more likely to be additive (a layer of better search and summarisation on top of proprietary content) than substitutive. The catalyst for the re-rating back to fair value is a couple of clean earnings reports plus visible AI-product traction, both of which the companies have started to demonstrate.</w:t>
      </w:r>
    </w:p>
    <w:p>
      <w:pPr>
        <w:spacing w:after="160" w:line="300"/>
        <w:jc w:val="both"/>
      </w:pPr>
      <w:r>
        <w:rPr>
          <w:rFonts w:ascii="Calibri" w:cs="Calibri" w:eastAsia="Calibri" w:hAnsi="Calibri"/>
          <w:sz w:val="22"/>
          <w:szCs w:val="22"/>
        </w:rPr>
        <w:t xml:space="preserve">The opposite contrarian view — bearish — is that </w:t>
      </w:r>
      <w:r>
        <w:rPr>
          <w:rFonts w:ascii="Calibri" w:cs="Calibri" w:eastAsia="Calibri" w:hAnsi="Calibri"/>
          <w:b/>
          <w:bCs/>
          <w:sz w:val="22"/>
          <w:szCs w:val="22"/>
        </w:rPr>
        <w:t xml:space="preserve">SAP's cloud backlog deceleration is the leading edge of a more fundamental challenge</w:t>
      </w:r>
      <w:r>
        <w:rPr>
          <w:rFonts w:ascii="Calibri" w:cs="Calibri" w:eastAsia="Calibri" w:hAnsi="Calibri"/>
          <w:sz w:val="22"/>
          <w:szCs w:val="22"/>
        </w:rPr>
        <w:t xml:space="preserve">, namely that customers are increasingly building AI agents that interact with their data layer outside of SAP's ecosystem (the SAP API Policy v4/2026 restrictions are a defensive response that may accelerate rather than deter the customer migration). SAP is more vulnerable than the consensus assumes, but the downside is bounded by the integration moat rather than open-ended.</w:t>
      </w:r>
    </w:p>
    <w:p>
      <w:pPr>
        <w:pStyle w:val="Heading2"/>
        <w:spacing w:after="160" w:before="280"/>
      </w:pPr>
      <w:r>
        <w:rPr>
          <w:rFonts w:ascii="Calibri" w:cs="Calibri" w:eastAsia="Calibri" w:hAnsi="Calibri"/>
          <w:b/>
          <w:bCs/>
          <w:sz w:val="28"/>
          <w:szCs w:val="28"/>
        </w:rPr>
        <w:t xml:space="preserve">Sub-theme 7 — Connectivity and telecoms: narrow inflection</w:t>
      </w:r>
    </w:p>
    <w:p>
      <w:pPr>
        <w:spacing w:after="160" w:line="300"/>
        <w:jc w:val="both"/>
      </w:pPr>
      <w:r>
        <w:rPr>
          <w:rFonts w:ascii="Calibri" w:cs="Calibri" w:eastAsia="Calibri" w:hAnsi="Calibri"/>
          <w:sz w:val="22"/>
          <w:szCs w:val="22"/>
        </w:rPr>
        <w:t xml:space="preserve">The European telecoms sub-theme is the most popular and least convincing of the secondary AI plays. The headline narrative — that AI workloads need bandwidth, that telcos own fibre, therefore telcos benefit — collapses on closer inspection. The capex cycle is structurally moderating across the sector (median capex-to-sales around 20% and falling); the AI-driven uplift is concentrated in a narrow set of high-end wholesale services that represent a small fraction of group revenues; and the hyperscaler tendency is to disintermediate rather than to consume more of telco-supplied connectivity at premium prices.</w:t>
      </w:r>
    </w:p>
    <w:p>
      <w:pPr>
        <w:spacing w:after="160" w:line="300"/>
        <w:jc w:val="both"/>
      </w:pPr>
      <w:r>
        <w:rPr>
          <w:rFonts w:ascii="Calibri" w:cs="Calibri" w:eastAsia="Calibri" w:hAnsi="Calibri"/>
          <w:sz w:val="22"/>
          <w:szCs w:val="22"/>
        </w:rPr>
        <w:t xml:space="preserve">The cleaner subset of the telecoms sub-theme is </w:t>
      </w:r>
      <w:r>
        <w:rPr>
          <w:rFonts w:ascii="Calibri" w:cs="Calibri" w:eastAsia="Calibri" w:hAnsi="Calibri"/>
          <w:b/>
          <w:bCs/>
          <w:sz w:val="22"/>
          <w:szCs w:val="22"/>
        </w:rPr>
        <w:t xml:space="preserve">wholesale fibre and dark-fibre operators</w:t>
      </w:r>
      <w:r>
        <w:rPr>
          <w:rFonts w:ascii="Calibri" w:cs="Calibri" w:eastAsia="Calibri" w:hAnsi="Calibri"/>
          <w:sz w:val="22"/>
          <w:szCs w:val="22"/>
        </w:rPr>
        <w:t xml:space="preserve"> — businesses that have separated the infrastructure layer from the retail telco layer and trade as pure-play infrastructure assets. The European-listed examples are limited (Cellnex on the towers side; Inwit; the Open Fiber-style entities mostly private; the BT Openreach separation under continuing political debate). The thesis is that hyperscaler customers will pay premium pricing for low-jitter, high-bandwidth metro and long-haul connectivity, and that pure-play fibre operators are better-positioned to monetise this than integrated telcos that face cannibalisation of their own retail products.</w:t>
      </w:r>
    </w:p>
    <w:p>
      <w:pPr>
        <w:spacing w:after="160" w:line="300"/>
        <w:jc w:val="both"/>
      </w:pPr>
      <w:r>
        <w:rPr>
          <w:rFonts w:ascii="Calibri" w:cs="Calibri" w:eastAsia="Calibri" w:hAnsi="Calibri"/>
          <w:sz w:val="22"/>
          <w:szCs w:val="22"/>
        </w:rPr>
        <w:t xml:space="preserve">The contrarian observation on the telecoms sub-theme is that </w:t>
      </w:r>
      <w:r>
        <w:rPr>
          <w:rFonts w:ascii="Calibri" w:cs="Calibri" w:eastAsia="Calibri" w:hAnsi="Calibri"/>
          <w:b/>
          <w:bCs/>
          <w:sz w:val="22"/>
          <w:szCs w:val="22"/>
        </w:rPr>
        <w:t xml:space="preserve">the digital sovereignty narrative may produce more equity upside than the bandwidth narrative.</w:t>
      </w:r>
      <w:r>
        <w:rPr>
          <w:rFonts w:ascii="Calibri" w:cs="Calibri" w:eastAsia="Calibri" w:hAnsi="Calibri"/>
          <w:sz w:val="22"/>
          <w:szCs w:val="22"/>
        </w:rPr>
        <w:t xml:space="preserve"> Deutsche Telekom and Orange have explicitly positioned themselves as European cloud-and-data sovereignty players, and Deutsche Telekom is exploring datacentre investment with a stated focus on European cloud and AI infrastructure. The political backdrop — EU Chips Act, EU AI Act, Digital Services Act, Data Act — increasingly favours European-owned digital infrastructure for regulated workloads (banking, healthcare, public sector). If this regulatory tilt accelerates, the integrated telcos with sovereign-cloud capabilities (Deutsche Telekom T-Systems, Orange Business Services, BT Business) become beneficiaries of a regulatory rent stream that the sell-side does not currently model. This is the most credible version of the telecoms-AI bull case, and it does not depend on AI bandwidth consumption per se.</w:t>
      </w:r>
    </w:p>
    <w:p>
      <w:pPr>
        <w:spacing w:after="160" w:line="300"/>
        <w:jc w:val="both"/>
      </w:pPr>
      <w:r>
        <w:rPr>
          <w:rFonts w:ascii="Calibri" w:cs="Calibri" w:eastAsia="Calibri" w:hAnsi="Calibri"/>
          <w:sz w:val="22"/>
          <w:szCs w:val="22"/>
        </w:rPr>
        <w:t xml:space="preserve">The bear case on telecoms is broader and more structural. Telcos are capital-intensive businesses with long depreciation cycles, modest pricing power, and persistent regulatory pressure. AI productivity should compress costs (Deutsche Telekom and Orange's BuyIn JV adopting AI for procurement is one of the more tangible early examples) but the savings are likely captured by competitive pressure rather than retained as margin. The most likely 18-month outcome is that telcos perform as a function of dividend yield and bond proxy dynamics rather than as AI beneficiaries.</w:t>
      </w:r>
    </w:p>
    <w:p>
      <w:pPr>
        <w:pStyle w:val="Heading2"/>
        <w:spacing w:after="160" w:before="280"/>
      </w:pPr>
      <w:r>
        <w:rPr>
          <w:rFonts w:ascii="Calibri" w:cs="Calibri" w:eastAsia="Calibri" w:hAnsi="Calibri"/>
          <w:b/>
          <w:bCs/>
          <w:sz w:val="28"/>
          <w:szCs w:val="28"/>
        </w:rPr>
        <w:t xml:space="preserve">Sub-theme 8 — Industrial automation: real but priced</w:t>
      </w:r>
    </w:p>
    <w:p>
      <w:pPr>
        <w:spacing w:after="160" w:line="300"/>
        <w:jc w:val="both"/>
      </w:pPr>
      <w:r>
        <w:rPr>
          <w:rFonts w:ascii="Calibri" w:cs="Calibri" w:eastAsia="Calibri" w:hAnsi="Calibri"/>
          <w:sz w:val="22"/>
          <w:szCs w:val="22"/>
        </w:rPr>
        <w:t xml:space="preserve">The industrial-automation sub-theme — Siemens (the parent), ABB, Schneider Electric on the automation-software side, with Hexagon and Dassault Systèmes as the design-software adjuncts — has been one of the most-discussed AI-application stories in Europe. The headline narrative is correct: industrial AI is moving from pilot to production scale, with Siemens-Nvidia partnerships announcing the first AI-driven adaptive plant at the Siemens Electronics Factory in Erlangen, ABB's Genix platform demonstrating closed-loop AI optimisation, and Schneider's open software-defined automation pitch landing well with manufacturing customers.</w:t>
      </w:r>
    </w:p>
    <w:p>
      <w:pPr>
        <w:spacing w:after="160" w:line="300"/>
        <w:jc w:val="both"/>
      </w:pPr>
      <w:r>
        <w:rPr>
          <w:rFonts w:ascii="Calibri" w:cs="Calibri" w:eastAsia="Calibri" w:hAnsi="Calibri"/>
          <w:sz w:val="22"/>
          <w:szCs w:val="22"/>
        </w:rPr>
        <w:t xml:space="preserve">The European factory automation market is forecast to grow from $68.5 billion in 2025 to $109.4 billion by 2031 (roughly 10% CAGR), and a meaningful share of that growth is AI-related. The investment question is whether the multiples already reflect this growth.</w:t>
      </w:r>
    </w:p>
    <w:p>
      <w:pPr>
        <w:spacing w:after="160" w:line="300"/>
        <w:jc w:val="both"/>
      </w:pPr>
      <w:r>
        <w:rPr>
          <w:rFonts w:ascii="Calibri" w:cs="Calibri" w:eastAsia="Calibri" w:hAnsi="Calibri"/>
          <w:sz w:val="22"/>
          <w:szCs w:val="22"/>
        </w:rPr>
        <w:t xml:space="preserve">My read is that </w:t>
      </w:r>
      <w:r>
        <w:rPr>
          <w:rFonts w:ascii="Calibri" w:cs="Calibri" w:eastAsia="Calibri" w:hAnsi="Calibri"/>
          <w:b/>
          <w:bCs/>
          <w:sz w:val="22"/>
          <w:szCs w:val="22"/>
        </w:rPr>
        <w:t xml:space="preserve">the industrial-automation sub-theme is real but mostly priced.</w:t>
      </w:r>
      <w:r>
        <w:rPr>
          <w:rFonts w:ascii="Calibri" w:cs="Calibri" w:eastAsia="Calibri" w:hAnsi="Calibri"/>
          <w:sz w:val="22"/>
          <w:szCs w:val="22"/>
        </w:rPr>
        <w:t xml:space="preserve"> Siemens trades at a multiple that already implies sustained software-led re-rating; ABB has re-rated several times; Schneider's multiple reflects the cooling and AI premium discussed above. The names with potential upside on multiple expansion are the smaller specialists (Sandvik on the cutting-tools and digital-services side, Atlas Copco on compressors and vacuum systems for semis fabs, Nemetschek on the AEC-design software side) where the AI exposure is real but less explicitly priced.</w:t>
      </w:r>
    </w:p>
    <w:p>
      <w:pPr>
        <w:spacing w:after="160" w:line="300"/>
        <w:jc w:val="both"/>
      </w:pPr>
      <w:r>
        <w:rPr>
          <w:rFonts w:ascii="Calibri" w:cs="Calibri" w:eastAsia="Calibri" w:hAnsi="Calibri"/>
          <w:sz w:val="22"/>
          <w:szCs w:val="22"/>
        </w:rPr>
        <w:t xml:space="preserve">The contrarian observation is that </w:t>
      </w:r>
      <w:r>
        <w:rPr>
          <w:rFonts w:ascii="Calibri" w:cs="Calibri" w:eastAsia="Calibri" w:hAnsi="Calibri"/>
          <w:b/>
          <w:bCs/>
          <w:sz w:val="22"/>
          <w:szCs w:val="22"/>
        </w:rPr>
        <w:t xml:space="preserve">the real industrial-AI inflection is more visible at the demand-end than the supply-end.</w:t>
      </w:r>
      <w:r>
        <w:rPr>
          <w:rFonts w:ascii="Calibri" w:cs="Calibri" w:eastAsia="Calibri" w:hAnsi="Calibri"/>
          <w:sz w:val="22"/>
          <w:szCs w:val="22"/>
        </w:rPr>
        <w:t xml:space="preserve"> The companies that will benefit most over an 18-month window are not the automation vendors themselves but the </w:t>
      </w:r>
      <w:r>
        <w:rPr>
          <w:rFonts w:ascii="Calibri" w:cs="Calibri" w:eastAsia="Calibri" w:hAnsi="Calibri"/>
          <w:i/>
          <w:iCs/>
          <w:sz w:val="22"/>
          <w:szCs w:val="22"/>
        </w:rPr>
        <w:t xml:space="preserve">industrial customers</w:t>
      </w:r>
      <w:r>
        <w:rPr>
          <w:rFonts w:ascii="Calibri" w:cs="Calibri" w:eastAsia="Calibri" w:hAnsi="Calibri"/>
          <w:sz w:val="22"/>
          <w:szCs w:val="22"/>
        </w:rPr>
        <w:t xml:space="preserve"> that successfully deploy AI to compress operating costs — and those are scattered across the entire industrial complex, identifiable on a name-by-name basis rather than as a thematic group. This makes the sub-theme harder to play as a basket and more rewarding to play through specific name selection.</w:t>
      </w:r>
    </w:p>
    <w:p>
      <w:pPr>
        <w:pBdr>
          <w:bottom w:val="single" w:color="888888" w:sz="6" w:space="1"/>
        </w:pBdr>
        <w:spacing w:after="120" w:before="120"/>
      </w:pPr>
      <w:r>
        <w:t xml:space="preserve"/>
      </w:r>
    </w:p>
    <w:p>
      <w:pPr>
        <w:spacing w:after="160" w:line="300"/>
        <w:jc w:val="both"/>
      </w:pPr>
      <w:r>
        <w:rPr>
          <w:rFonts w:ascii="Calibri" w:cs="Calibri" w:eastAsia="Calibri" w:hAnsi="Calibri"/>
          <w:sz w:val="22"/>
          <w:szCs w:val="22"/>
        </w:rPr>
        <w:t xml:space="preserve">[continued in next section]</w:t>
      </w:r>
    </w:p>
    <w:p>
      <w:pPr>
        <w:pStyle w:val="Heading2"/>
        <w:spacing w:after="160" w:before="280"/>
      </w:pPr>
      <w:r>
        <w:rPr>
          <w:rFonts w:ascii="Calibri" w:cs="Calibri" w:eastAsia="Calibri" w:hAnsi="Calibri"/>
          <w:b/>
          <w:bCs/>
          <w:sz w:val="28"/>
          <w:szCs w:val="28"/>
        </w:rPr>
        <w:t xml:space="preserve">Sub-theme 9 — Trapped capital: media, services, and contact-centre disruption</w:t>
      </w:r>
    </w:p>
    <w:p>
      <w:pPr>
        <w:spacing w:after="160" w:line="300"/>
        <w:jc w:val="both"/>
      </w:pPr>
      <w:r>
        <w:rPr>
          <w:rFonts w:ascii="Calibri" w:cs="Calibri" w:eastAsia="Calibri" w:hAnsi="Calibri"/>
          <w:sz w:val="22"/>
          <w:szCs w:val="22"/>
        </w:rPr>
        <w:t xml:space="preserve">The trapped-capital side of the European AI exposure is, in my view, the most under-analysed half of the entire thematic. The dominant equity narrative — that AI productivity should expand corporate margins broadly — masks the much more interesting question of </w:t>
      </w:r>
      <w:r>
        <w:rPr>
          <w:rFonts w:ascii="Calibri" w:cs="Calibri" w:eastAsia="Calibri" w:hAnsi="Calibri"/>
          <w:i/>
          <w:iCs/>
          <w:sz w:val="22"/>
          <w:szCs w:val="22"/>
        </w:rPr>
        <w:t xml:space="preserve">who captures the productivity gain at the firm level</w:t>
      </w:r>
      <w:r>
        <w:rPr>
          <w:rFonts w:ascii="Calibri" w:cs="Calibri" w:eastAsia="Calibri" w:hAnsi="Calibri"/>
          <w:sz w:val="22"/>
          <w:szCs w:val="22"/>
        </w:rPr>
        <w:t xml:space="preserve">. The answer depends on the bargaining structure between the productivity-creating supplier and the productivity-receiving buyer, and that structure varies dramatically across European listed sectors.</w:t>
      </w:r>
    </w:p>
    <w:p>
      <w:pPr>
        <w:spacing w:after="160" w:line="300"/>
        <w:jc w:val="both"/>
      </w:pPr>
      <w:r>
        <w:rPr>
          <w:rFonts w:ascii="Calibri" w:cs="Calibri" w:eastAsia="Calibri" w:hAnsi="Calibri"/>
          <w:b/>
          <w:bCs/>
          <w:sz w:val="22"/>
          <w:szCs w:val="22"/>
        </w:rPr>
        <w:t xml:space="preserve">Advertising agencies</w:t>
      </w:r>
      <w:r>
        <w:rPr>
          <w:rFonts w:ascii="Calibri" w:cs="Calibri" w:eastAsia="Calibri" w:hAnsi="Calibri"/>
          <w:sz w:val="22"/>
          <w:szCs w:val="22"/>
        </w:rPr>
        <w:t xml:space="preserve"> are the clearest early casualty. The Q1 2026 Barclays survey identifying Publicis, WPP, and Omnicom as Europe's top "AI losers" was directionally correct — generative AI is replicating large chunks of agency creative output (banner ads, programmatic creative variations, basic copywriting, image localisation, video editing for short-form social) at a fraction of the historical cost. WPP's announced £500 million annual cost-cut programme by 2028 is the direct admission. Publicis CEO Sadoun's quoted observation that "we have seen more disruption in the last 12 months than we have seen in the last 12 years" is not corporate hyperbole; it is an accurate description of the cost-side margin pressure these businesses are absorbing. The 18-month outlook for the major listed European agency holding companies is sequential disappointment unless they can establish a credible </w:t>
      </w:r>
      <w:r>
        <w:rPr>
          <w:rFonts w:ascii="Calibri" w:cs="Calibri" w:eastAsia="Calibri" w:hAnsi="Calibri"/>
          <w:i/>
          <w:iCs/>
          <w:sz w:val="22"/>
          <w:szCs w:val="22"/>
        </w:rPr>
        <w:t xml:space="preserve">AI-leverage</w:t>
      </w:r>
      <w:r>
        <w:rPr>
          <w:rFonts w:ascii="Calibri" w:cs="Calibri" w:eastAsia="Calibri" w:hAnsi="Calibri"/>
          <w:sz w:val="22"/>
          <w:szCs w:val="22"/>
        </w:rPr>
        <w:t xml:space="preserve"> narrative in which they capture more of the productivity gain than they pass through. Publicis's €900 million stated 2026 acquisition budget for AI/data assets is the right strategic response, but the equity market will demand evidence of margin recovery before re-rating, and the path to that evidence is at least 4-6 quarters out. </w:t>
      </w:r>
      <w:r>
        <w:rPr>
          <w:rFonts w:ascii="Calibri" w:cs="Calibri" w:eastAsia="Calibri" w:hAnsi="Calibri"/>
          <w:b/>
          <w:bCs/>
          <w:sz w:val="22"/>
          <w:szCs w:val="22"/>
        </w:rPr>
        <w:t xml:space="preserve">The likely outcome is continued multiple compression, with name-specific divergence based on (a) the speed of the AI-leverage pivot, (b) the resilience of the digital media buying business which remains the largest revenue line, and (c) the success of acquired AI capabilities in cross-selling to existing client books.</w:t>
      </w:r>
    </w:p>
    <w:p>
      <w:pPr>
        <w:spacing w:after="160" w:line="300"/>
        <w:jc w:val="both"/>
      </w:pPr>
      <w:r>
        <w:rPr>
          <w:rFonts w:ascii="Calibri" w:cs="Calibri" w:eastAsia="Calibri" w:hAnsi="Calibri"/>
          <w:b/>
          <w:bCs/>
          <w:sz w:val="22"/>
          <w:szCs w:val="22"/>
        </w:rPr>
        <w:t xml:space="preserve">Contact-centre operators</w:t>
      </w:r>
      <w:r>
        <w:rPr>
          <w:rFonts w:ascii="Calibri" w:cs="Calibri" w:eastAsia="Calibri" w:hAnsi="Calibri"/>
          <w:sz w:val="22"/>
          <w:szCs w:val="22"/>
        </w:rPr>
        <w:t xml:space="preserve"> are the second-most-exposed group. Teleperformance and Concentrix (US-listed but operationally global) face a substantively similar disruption pattern: voice and text customer-service workflows are increasingly addressable by AI agents, with the substitution rate accelerating. Teleperformance's response has been to position itself as the integrator of AI-augmented service rather than as a pure labour-arbitrage operator, which is the right strategy but which compresses the multiple it can sustain. The 18-month outlook is for revenue growth to slow, margin to compress modestly, and multiple to find a new floor that reflects a lower long-term growth rate. </w:t>
      </w:r>
      <w:r>
        <w:rPr>
          <w:rFonts w:ascii="Calibri" w:cs="Calibri" w:eastAsia="Calibri" w:hAnsi="Calibri"/>
          <w:b/>
          <w:bCs/>
          <w:sz w:val="22"/>
          <w:szCs w:val="22"/>
        </w:rPr>
        <w:t xml:space="preserve">The asymmetry here is to the downside if the AI capability advances faster than expected, with limited symmetric upside even if Teleperformance executes the AI-integration pivot well.</w:t>
      </w:r>
    </w:p>
    <w:p>
      <w:pPr>
        <w:spacing w:after="160" w:line="300"/>
        <w:jc w:val="both"/>
      </w:pPr>
      <w:r>
        <w:rPr>
          <w:rFonts w:ascii="Calibri" w:cs="Calibri" w:eastAsia="Calibri" w:hAnsi="Calibri"/>
          <w:b/>
          <w:bCs/>
          <w:sz w:val="22"/>
          <w:szCs w:val="22"/>
        </w:rPr>
        <w:t xml:space="preserve">Traditional publishers and media owners</w:t>
      </w:r>
      <w:r>
        <w:rPr>
          <w:rFonts w:ascii="Calibri" w:cs="Calibri" w:eastAsia="Calibri" w:hAnsi="Calibri"/>
          <w:sz w:val="22"/>
          <w:szCs w:val="22"/>
        </w:rPr>
        <w:t xml:space="preserve"> face a more mixed picture. The pure-publishing names (Pearson, Daily Mail and General Trust, Schibsted, Axel Springer's listed subsidiaries) are exposed both to AI-generated content competition (which is now of materially better quality and lower cost than historical machine-generated content) and to the disruption of the search-discovery layer that has historically driven traffic to their content. Pearson is in a particularly interesting position because its educational testing and assessment business has both AI-substitution risk (AI tutoring) and AI-augmentation upside (AI-personalised assessment), with the net direction unclear and contested in the company's own communications. </w:t>
      </w:r>
      <w:r>
        <w:rPr>
          <w:rFonts w:ascii="Calibri" w:cs="Calibri" w:eastAsia="Calibri" w:hAnsi="Calibri"/>
          <w:b/>
          <w:bCs/>
          <w:sz w:val="22"/>
          <w:szCs w:val="22"/>
        </w:rPr>
        <w:t xml:space="preserve">The dispersion within publishing is high, but the central tendency is bearish-to-neutral over the 18-month horizon, with Pearson the wildcard.</w:t>
      </w:r>
    </w:p>
    <w:p>
      <w:pPr>
        <w:spacing w:after="160" w:line="300"/>
        <w:jc w:val="both"/>
      </w:pPr>
      <w:r>
        <w:rPr>
          <w:rFonts w:ascii="Calibri" w:cs="Calibri" w:eastAsia="Calibri" w:hAnsi="Calibri"/>
          <w:b/>
          <w:bCs/>
          <w:sz w:val="22"/>
          <w:szCs w:val="22"/>
        </w:rPr>
        <w:t xml:space="preserve">Reference-data businesses</w:t>
      </w:r>
      <w:r>
        <w:rPr>
          <w:rFonts w:ascii="Calibri" w:cs="Calibri" w:eastAsia="Calibri" w:hAnsi="Calibri"/>
          <w:sz w:val="22"/>
          <w:szCs w:val="22"/>
        </w:rPr>
        <w:t xml:space="preserve"> are the most-debated within this segment. RELX, Wolters Kluwer, Informa, LSEG (data businesses), and the major credit-data businesses (Experian, Equifax for the US-listed peers) face a question that does not yet have a clear answer: do AI-driven research and analytics tools commoditise the access layer (a partial threat) or do they amplify the value of the underlying proprietary data (a partial benefit)? The Q1 2026 selloff treated the access-commoditisation thesis as dominant; the subsequent April earnings recoveries suggest the data-amplification thesis is closer to right. </w:t>
      </w:r>
      <w:r>
        <w:rPr>
          <w:rFonts w:ascii="Calibri" w:cs="Calibri" w:eastAsia="Calibri" w:hAnsi="Calibri"/>
          <w:b/>
          <w:bCs/>
          <w:sz w:val="22"/>
          <w:szCs w:val="22"/>
        </w:rPr>
        <w:t xml:space="preserve">My read is that this group is structurally more defensive than the consensus assumed in February-March, but with high name-level dispersion.</w:t>
      </w:r>
      <w:r>
        <w:rPr>
          <w:rFonts w:ascii="Calibri" w:cs="Calibri" w:eastAsia="Calibri" w:hAnsi="Calibri"/>
          <w:sz w:val="22"/>
          <w:szCs w:val="22"/>
        </w:rPr>
        <w:t xml:space="preserve"> RELX is the most-protected by a combination of data depth and integration; Wolters Kluwer is similar with slightly less integration moat; Informa has more event-business and less proprietary-data exposure; LSEG's data business sits inside a broader exchange business that has its own AI exposure issues.</w:t>
      </w:r>
    </w:p>
    <w:p>
      <w:pPr>
        <w:spacing w:after="160" w:line="300"/>
        <w:jc w:val="both"/>
      </w:pPr>
      <w:r>
        <w:rPr>
          <w:rFonts w:ascii="Calibri" w:cs="Calibri" w:eastAsia="Calibri" w:hAnsi="Calibri"/>
          <w:b/>
          <w:bCs/>
          <w:sz w:val="22"/>
          <w:szCs w:val="22"/>
        </w:rPr>
        <w:t xml:space="preserve">Professional services</w:t>
      </w:r>
      <w:r>
        <w:rPr>
          <w:rFonts w:ascii="Calibri" w:cs="Calibri" w:eastAsia="Calibri" w:hAnsi="Calibri"/>
          <w:sz w:val="22"/>
          <w:szCs w:val="22"/>
        </w:rPr>
        <w:t xml:space="preserve"> sits at the boundary between the disrupted-incumbent universe and the picks-and-shovels universe. The argument that AI compresses billable hours and shortens engagements is real; the counter-argument that AI expands the addressable market by lowering the cost of consultative engagement is also real. The economic-rent battle is between the services firms and their clients, and the bargaining structure favours the side that has more options. For European-listed services firms (Capgemini being the most-watched, with smaller exposures via WPP-affiliated consulting, certain Atos remnants after the restructuring, and the listed engineering-services groups), the central tendency is mid-single-digit revenue growth with margin pressure that the sell-side has yet to fully model. </w:t>
      </w:r>
      <w:r>
        <w:rPr>
          <w:rFonts w:ascii="Calibri" w:cs="Calibri" w:eastAsia="Calibri" w:hAnsi="Calibri"/>
          <w:b/>
          <w:bCs/>
          <w:sz w:val="22"/>
          <w:szCs w:val="22"/>
        </w:rPr>
        <w:t xml:space="preserve">The 18-month outlook is for the multiples to grind lower as AI-productivity-pass-through becomes more visible, with the relief rally on AI-services traction being the only credible counter-narrative.</w:t>
      </w:r>
    </w:p>
    <w:p>
      <w:pPr>
        <w:spacing w:after="160" w:line="300"/>
        <w:jc w:val="both"/>
      </w:pPr>
      <w:r>
        <w:rPr>
          <w:rFonts w:ascii="Calibri" w:cs="Calibri" w:eastAsia="Calibri" w:hAnsi="Calibri"/>
          <w:b/>
          <w:bCs/>
          <w:sz w:val="22"/>
          <w:szCs w:val="22"/>
        </w:rPr>
        <w:t xml:space="preserve">Back-office and shared-services functions</w:t>
      </w:r>
      <w:r>
        <w:rPr>
          <w:rFonts w:ascii="Calibri" w:cs="Calibri" w:eastAsia="Calibri" w:hAnsi="Calibri"/>
          <w:sz w:val="22"/>
          <w:szCs w:val="22"/>
        </w:rPr>
        <w:t xml:space="preserve"> across European corporates are the demand-side equivalent of contact-centres. Companies that have built large captive shared-service centres (typically Eastern European or Indian) for finance, HR, procurement, and IT operations are exposed to AI-driven efficiency that should reduce the cost of running these functions. The equity-market angle is that the </w:t>
      </w:r>
      <w:r>
        <w:rPr>
          <w:rFonts w:ascii="Calibri" w:cs="Calibri" w:eastAsia="Calibri" w:hAnsi="Calibri"/>
          <w:i/>
          <w:iCs/>
          <w:sz w:val="22"/>
          <w:szCs w:val="22"/>
        </w:rPr>
        <w:t xml:space="preserve">providers</w:t>
      </w:r>
      <w:r>
        <w:rPr>
          <w:rFonts w:ascii="Calibri" w:cs="Calibri" w:eastAsia="Calibri" w:hAnsi="Calibri"/>
          <w:sz w:val="22"/>
          <w:szCs w:val="22"/>
        </w:rPr>
        <w:t xml:space="preserve"> of business process outsourcing (BPO) are exposed but most of the back-office work is done in-house, so the listed-equity exposure is concentrated in the BPO names plus the affected services firms.</w:t>
      </w:r>
    </w:p>
    <w:p>
      <w:pPr>
        <w:spacing w:after="160" w:line="300"/>
        <w:jc w:val="both"/>
      </w:pPr>
      <w:r>
        <w:rPr>
          <w:rFonts w:ascii="Calibri" w:cs="Calibri" w:eastAsia="Calibri" w:hAnsi="Calibri"/>
          <w:sz w:val="22"/>
          <w:szCs w:val="22"/>
        </w:rPr>
        <w:t xml:space="preserve">The conclusion from sub-theme 9 is that </w:t>
      </w:r>
      <w:r>
        <w:rPr>
          <w:rFonts w:ascii="Calibri" w:cs="Calibri" w:eastAsia="Calibri" w:hAnsi="Calibri"/>
          <w:b/>
          <w:bCs/>
          <w:sz w:val="22"/>
          <w:szCs w:val="22"/>
        </w:rPr>
        <w:t xml:space="preserve">the trapped-capital opportunity set is large, real, and badly priced.</w:t>
      </w:r>
      <w:r>
        <w:rPr>
          <w:rFonts w:ascii="Calibri" w:cs="Calibri" w:eastAsia="Calibri" w:hAnsi="Calibri"/>
          <w:sz w:val="22"/>
          <w:szCs w:val="22"/>
        </w:rPr>
        <w:t xml:space="preserve"> The market has alternated between treating this segment as either uniformly disrupted (the Q1 2026 selloff) or uniformly defensible (the April earnings rebound). Neither uniform read is right. The dispersion is high, the name-by-name analytical work is genuinely additive, and the 18-month horizon is exactly long enough for the dispersion to express in share prices.</w:t>
      </w:r>
    </w:p>
    <w:p>
      <w:pPr>
        <w:pBdr>
          <w:bottom w:val="single" w:color="888888" w:sz="6" w:space="1"/>
        </w:pBdr>
        <w:spacing w:after="120" w:before="120"/>
      </w:pPr>
      <w:r>
        <w:t xml:space="preserve"/>
      </w:r>
    </w:p>
    <w:p>
      <w:pPr>
        <w:pStyle w:val="Heading1"/>
        <w:spacing w:after="200" w:before="360"/>
      </w:pPr>
      <w:r>
        <w:rPr>
          <w:rFonts w:ascii="Calibri" w:cs="Calibri" w:eastAsia="Calibri" w:hAnsi="Calibri"/>
          <w:b/>
          <w:bCs/>
          <w:sz w:val="36"/>
          <w:szCs w:val="36"/>
        </w:rPr>
        <w:t xml:space="preserve">Pass 2 — Mental-Model Pressure Tests</w:t>
      </w:r>
    </w:p>
    <w:p>
      <w:pPr>
        <w:spacing w:after="160" w:line="300"/>
        <w:jc w:val="both"/>
      </w:pPr>
      <w:r>
        <w:rPr>
          <w:rFonts w:ascii="Calibri" w:cs="Calibri" w:eastAsia="Calibri" w:hAnsi="Calibri"/>
          <w:sz w:val="22"/>
          <w:szCs w:val="22"/>
        </w:rPr>
        <w:t xml:space="preserve">The Pass 1 value-chain mapping is necessary but not sufficient. The risk in any thematic analysis is that the value-chain frame becomes the only frame, with embedded assumptions that the analyst no longer sees. Pass 2 is the deliberate inversion of this risk: six alternative mental models applied to the same surface, each one designed to produce conclusions that are different from — or in tension with — the Pass 1 conclusions. Where the lenses agree, the conviction strengthens; where they disagree, the disagreement is the most useful information.</w:t>
      </w:r>
    </w:p>
    <w:p>
      <w:pPr>
        <w:pStyle w:val="Heading2"/>
        <w:spacing w:after="160" w:before="280"/>
      </w:pPr>
      <w:r>
        <w:rPr>
          <w:rFonts w:ascii="Calibri" w:cs="Calibri" w:eastAsia="Calibri" w:hAnsi="Calibri"/>
          <w:b/>
          <w:bCs/>
          <w:sz w:val="28"/>
          <w:szCs w:val="28"/>
        </w:rPr>
        <w:t xml:space="preserve">Lens 1 — The capital cycle (Marathon / Chancellor)</w:t>
      </w:r>
    </w:p>
    <w:p>
      <w:pPr>
        <w:spacing w:after="160" w:line="300"/>
        <w:jc w:val="both"/>
      </w:pPr>
      <w:r>
        <w:rPr>
          <w:rFonts w:ascii="Calibri" w:cs="Calibri" w:eastAsia="Calibri" w:hAnsi="Calibri"/>
          <w:sz w:val="22"/>
          <w:szCs w:val="22"/>
        </w:rPr>
        <w:t xml:space="preserve">The capital cycle is a deceptively simple framework with hard implications. The mechanism: in any industry, sustained returns above the cost of capital attract new capital; new capital expands supply; expanded supply compresses returns; eventually returns fall below cost of capital and capital exits; supply contracts; returns recover. The cycle is universal but the period varies — sometimes years, sometimes decades.</w:t>
      </w:r>
    </w:p>
    <w:p>
      <w:pPr>
        <w:spacing w:after="160" w:line="300"/>
        <w:jc w:val="both"/>
      </w:pPr>
      <w:r>
        <w:rPr>
          <w:rFonts w:ascii="Calibri" w:cs="Calibri" w:eastAsia="Calibri" w:hAnsi="Calibri"/>
          <w:sz w:val="22"/>
          <w:szCs w:val="22"/>
        </w:rPr>
        <w:t xml:space="preserve">Applied to the European AI complex, the capital cycle reading is unmistakable and largely </w:t>
      </w:r>
      <w:r>
        <w:rPr>
          <w:rFonts w:ascii="Calibri" w:cs="Calibri" w:eastAsia="Calibri" w:hAnsi="Calibri"/>
          <w:i/>
          <w:iCs/>
          <w:sz w:val="22"/>
          <w:szCs w:val="22"/>
        </w:rPr>
        <w:t xml:space="preserve">bearish for the picks-and-shovels sub-themes that have been the consensus winners</w:t>
      </w:r>
      <w:r>
        <w:rPr>
          <w:rFonts w:ascii="Calibri" w:cs="Calibri" w:eastAsia="Calibri" w:hAnsi="Calibri"/>
          <w:sz w:val="22"/>
          <w:szCs w:val="22"/>
        </w:rPr>
        <w:t xml:space="preserve">. Hyperscaler capex at $527 billion consensus for 2026, up from $400 billion in 2025, is approaching 90% of the major hyperscalers' aggregate operating cash flow — a ratio that has historically marked late-cycle behaviour in capital-intensive industries. The supply response from European equipment manufacturers is real and accelerating: Siemens Energy's $1+ billion US capacity announcement, Prysmian's $2 billion expansion through 2027, NKT's $1 billion HV capacity build, Nexans's vessel investment, Schneider's Motivair acquisition and capacity build, ASML's continued machine throughput improvement. Each of these announcements is individually rational and individually a positive signal for the relevant company; </w:t>
      </w:r>
      <w:r>
        <w:rPr>
          <w:rFonts w:ascii="Calibri" w:cs="Calibri" w:eastAsia="Calibri" w:hAnsi="Calibri"/>
          <w:i/>
          <w:iCs/>
          <w:sz w:val="22"/>
          <w:szCs w:val="22"/>
        </w:rPr>
        <w:t xml:space="preserve">collectively</w:t>
      </w:r>
      <w:r>
        <w:rPr>
          <w:rFonts w:ascii="Calibri" w:cs="Calibri" w:eastAsia="Calibri" w:hAnsi="Calibri"/>
          <w:sz w:val="22"/>
          <w:szCs w:val="22"/>
        </w:rPr>
        <w:t xml:space="preserve">, they are the precursor to supply catching up with demand somewhere in the 2027-2029 window, at which point the pricing power evaporates.</w:t>
      </w:r>
    </w:p>
    <w:p>
      <w:pPr>
        <w:spacing w:after="160" w:line="300"/>
        <w:jc w:val="both"/>
      </w:pPr>
      <w:r>
        <w:rPr>
          <w:rFonts w:ascii="Calibri" w:cs="Calibri" w:eastAsia="Calibri" w:hAnsi="Calibri"/>
          <w:sz w:val="22"/>
          <w:szCs w:val="22"/>
        </w:rPr>
        <w:t xml:space="preserve">The capital cycle does not say the cycle ends in 2026. It says the cycle ends </w:t>
      </w:r>
      <w:r>
        <w:rPr>
          <w:rFonts w:ascii="Calibri" w:cs="Calibri" w:eastAsia="Calibri" w:hAnsi="Calibri"/>
          <w:i/>
          <w:iCs/>
          <w:sz w:val="22"/>
          <w:szCs w:val="22"/>
        </w:rPr>
        <w:t xml:space="preserve">eventually</w:t>
      </w:r>
      <w:r>
        <w:rPr>
          <w:rFonts w:ascii="Calibri" w:cs="Calibri" w:eastAsia="Calibri" w:hAnsi="Calibri"/>
          <w:sz w:val="22"/>
          <w:szCs w:val="22"/>
        </w:rPr>
        <w:t xml:space="preserve">, and the equity market typically prices the end of the cycle 12-24 months before earnings actually peak. The implication for an 18-month investor is that </w:t>
      </w:r>
      <w:r>
        <w:rPr>
          <w:rFonts w:ascii="Calibri" w:cs="Calibri" w:eastAsia="Calibri" w:hAnsi="Calibri"/>
          <w:b/>
          <w:bCs/>
          <w:sz w:val="22"/>
          <w:szCs w:val="22"/>
        </w:rPr>
        <w:t xml:space="preserve">the picks-and-shovels names with the most stretched multiples are the most exposed to multiple compression in 2026-2027 even if their reported earnings continue to grow.</w:t>
      </w:r>
      <w:r>
        <w:rPr>
          <w:rFonts w:ascii="Calibri" w:cs="Calibri" w:eastAsia="Calibri" w:hAnsi="Calibri"/>
          <w:sz w:val="22"/>
          <w:szCs w:val="22"/>
        </w:rPr>
        <w:t xml:space="preserve"> The names that fit this profile most cleanly are Schneider Electric, Legrand, parts of the Siemens conglomerate, and to a lesser extent ASML. The cable names (Prysmian, Nexans, NKT) are arguably less exposed because their multiple support has been less aggressive.</w:t>
      </w:r>
    </w:p>
    <w:p>
      <w:pPr>
        <w:spacing w:after="160" w:line="300"/>
        <w:jc w:val="both"/>
      </w:pPr>
      <w:r>
        <w:rPr>
          <w:rFonts w:ascii="Calibri" w:cs="Calibri" w:eastAsia="Calibri" w:hAnsi="Calibri"/>
          <w:sz w:val="22"/>
          <w:szCs w:val="22"/>
        </w:rPr>
        <w:t xml:space="preserve">The capital-cycle frame also produces an inverted insight on the </w:t>
      </w:r>
      <w:r>
        <w:rPr>
          <w:rFonts w:ascii="Calibri" w:cs="Calibri" w:eastAsia="Calibri" w:hAnsi="Calibri"/>
          <w:i/>
          <w:iCs/>
          <w:sz w:val="22"/>
          <w:szCs w:val="22"/>
        </w:rPr>
        <w:t xml:space="preserve">trapped-capital</w:t>
      </w:r>
      <w:r>
        <w:rPr>
          <w:rFonts w:ascii="Calibri" w:cs="Calibri" w:eastAsia="Calibri" w:hAnsi="Calibri"/>
          <w:sz w:val="22"/>
          <w:szCs w:val="22"/>
        </w:rPr>
        <w:t xml:space="preserve"> sub-themes. If capital is exiting the disrupted sectors (advertising, contact centres, certain mid-tier software, certain publishing) at a rate that meaningfully reduces capacity, then the surviving operators will see their economics improve as the supply-side discipline forces concentration. WPP's £500 million cost-out programme is a form of capacity reduction; the contact-centre layoffs are another; the advertising-agency consolidation in the US (Omnicom-IPG) is another. </w:t>
      </w:r>
      <w:r>
        <w:rPr>
          <w:rFonts w:ascii="Calibri" w:cs="Calibri" w:eastAsia="Calibri" w:hAnsi="Calibri"/>
          <w:b/>
          <w:bCs/>
          <w:sz w:val="22"/>
          <w:szCs w:val="22"/>
        </w:rPr>
        <w:t xml:space="preserve">The capital cycle suggests that the disrupted-incumbent sub-themes may bottom in 2026-2027 as the capacity exits the system, even before the demand picture improves.</w:t>
      </w:r>
      <w:r>
        <w:rPr>
          <w:rFonts w:ascii="Calibri" w:cs="Calibri" w:eastAsia="Calibri" w:hAnsi="Calibri"/>
          <w:sz w:val="22"/>
          <w:szCs w:val="22"/>
        </w:rPr>
        <w:t xml:space="preserve"> This is the inverted complement to the picks-and-shovels thesis: where the picks-and-shovels names are facing capital-cycle compression at the multiple level, the disrupted incumbents are facing capital-cycle relief at the supply level.</w:t>
      </w:r>
    </w:p>
    <w:p>
      <w:pPr>
        <w:spacing w:after="160" w:line="300"/>
        <w:jc w:val="both"/>
      </w:pPr>
      <w:r>
        <w:rPr>
          <w:rFonts w:ascii="Calibri" w:cs="Calibri" w:eastAsia="Calibri" w:hAnsi="Calibri"/>
          <w:sz w:val="22"/>
          <w:szCs w:val="22"/>
        </w:rPr>
        <w:t xml:space="preserve">The cleanest Pass-2 capital-cycle implication is therefore that </w:t>
      </w:r>
      <w:ins w:id="207" w:author="Watson" w:date="2026-05-03T07:00:00Z">
        <w:r>
          <w:rPr>
            <w:rFonts w:ascii="Calibri" w:cs="Calibri" w:eastAsia="Calibri" w:hAnsi="Calibri"/>
            <w:sz w:val="22"/>
            <w:szCs w:val="22"/>
          </w:rPr>
          <w:t xml:space="preserve"> [v2 ADDITION 3-May-26: The counter-cyclical demand backfill is significant and should be quantified explicitly. IEA projects global grid investments must rise from approximately $300 billion annually today to over $600 billion by 2030 to meet stated decarbonisation pledges. NKT framing on grid investment drivers: ~50% demand growth + 20-25% replacement of aging infrastructure + 15% energy transition. This $300bn -&gt; $600bn structural tailwind compounds for years even if hyperscaler capex moderates - diminishing the sharpness of the pre-mortem path for European industrials with grid/utility customer mix.]</w:t>
        </w:r>
      </w:ins>
      <w:r>
        <w:rPr>
          <w:rFonts w:ascii="Calibri" w:cs="Calibri" w:eastAsia="Calibri" w:hAnsi="Calibri"/>
          <w:b/>
          <w:bCs/>
          <w:sz w:val="22"/>
          <w:szCs w:val="22"/>
        </w:rPr>
        <w:t xml:space="preserve">the picks-and-shovels and trapped-capital sub-themes may converge on each other over the 18-month horizon</w:t>
      </w:r>
      <w:r>
        <w:rPr>
          <w:rFonts w:ascii="Calibri" w:cs="Calibri" w:eastAsia="Calibri" w:hAnsi="Calibri"/>
          <w:sz w:val="22"/>
          <w:szCs w:val="22"/>
        </w:rPr>
        <w:t xml:space="preserve"> — picks-and-shovels rolling over from peak-multiple territory, trapped-incumbents bottoming as supply contraction takes effect. This is a symmetric trade structure, not an asymmetric one, and it is broadly consistent with a long-short or a barbell construction.</w:t>
      </w:r>
    </w:p>
    <w:p>
      <w:pPr>
        <w:pStyle w:val="Heading2"/>
        <w:spacing w:after="160" w:before="280"/>
      </w:pPr>
      <w:r>
        <w:rPr>
          <w:rFonts w:ascii="Calibri" w:cs="Calibri" w:eastAsia="Calibri" w:hAnsi="Calibri"/>
          <w:b/>
          <w:bCs/>
          <w:sz w:val="28"/>
          <w:szCs w:val="28"/>
        </w:rPr>
        <w:t xml:space="preserve">Lens 2 — Christensen disruption / jobs-to-be-done</w:t>
      </w:r>
    </w:p>
    <w:p>
      <w:pPr>
        <w:spacing w:after="160" w:line="300"/>
        <w:jc w:val="both"/>
      </w:pPr>
      <w:r>
        <w:rPr>
          <w:rFonts w:ascii="Calibri" w:cs="Calibri" w:eastAsia="Calibri" w:hAnsi="Calibri"/>
          <w:sz w:val="22"/>
          <w:szCs w:val="22"/>
        </w:rPr>
        <w:t xml:space="preserve">The Christensen lens asks: which incumbents are protected by integration, and which are exposed by their reliance on a disaggregable workflow that an attacker can target with a "good enough" partial product? Applied to European AI exposure, this lens largely reinforces the Pass 1 software-incumbent analysis but produces sharper conclusions on three specific sub-themes.</w:t>
      </w:r>
    </w:p>
    <w:p>
      <w:pPr>
        <w:spacing w:after="160" w:line="300"/>
        <w:jc w:val="both"/>
      </w:pPr>
      <w:r>
        <w:rPr>
          <w:rFonts w:ascii="Calibri" w:cs="Calibri" w:eastAsia="Calibri" w:hAnsi="Calibri"/>
          <w:b/>
          <w:bCs/>
          <w:sz w:val="22"/>
          <w:szCs w:val="22"/>
        </w:rPr>
        <w:t xml:space="preserve">First</w:t>
      </w:r>
      <w:r>
        <w:rPr>
          <w:rFonts w:ascii="Calibri" w:cs="Calibri" w:eastAsia="Calibri" w:hAnsi="Calibri"/>
          <w:sz w:val="22"/>
          <w:szCs w:val="22"/>
        </w:rPr>
        <w:t xml:space="preserve">, the lens predicts that the vendors of </w:t>
      </w:r>
      <w:r>
        <w:rPr>
          <w:rFonts w:ascii="Calibri" w:cs="Calibri" w:eastAsia="Calibri" w:hAnsi="Calibri"/>
          <w:i/>
          <w:iCs/>
          <w:sz w:val="22"/>
          <w:szCs w:val="22"/>
        </w:rPr>
        <w:t xml:space="preserve">highly modular</w:t>
      </w:r>
      <w:r>
        <w:rPr>
          <w:rFonts w:ascii="Calibri" w:cs="Calibri" w:eastAsia="Calibri" w:hAnsi="Calibri"/>
          <w:sz w:val="22"/>
          <w:szCs w:val="22"/>
        </w:rPr>
        <w:t xml:space="preserve"> AI applications will struggle to build durable franchises because the technology stack underneath is itself modular (foundation models, embeddings, vector databases, retrieval, orchestration), with the customer's switching cost limited to the workflow integration layer. This means the European AI-native companies that have raised significant capital recently (Mistral at $13.7 billion post-money is the most-discussed, but the broader picture includes various French, German, Dutch, and Nordic AI startups) face a structural challenge that the equity narrative does not yet acknowledge: their products are inherently more substitutable than the equivalent SaaS franchises of the prior cycle. The bull case requires unusual customer lock-in (proprietary data fine-tuning, embedded compliance certifications, sovereign-cloud integration) that the equity-market premium implicitly assumes. </w:t>
      </w:r>
      <w:r>
        <w:rPr>
          <w:rFonts w:ascii="Calibri" w:cs="Calibri" w:eastAsia="Calibri" w:hAnsi="Calibri"/>
          <w:b/>
          <w:bCs/>
          <w:sz w:val="22"/>
          <w:szCs w:val="22"/>
        </w:rPr>
        <w:t xml:space="preserve">The implication for European-listed equity is that the AI-native premium currently embedded in certain names — particularly software companies pivoting toward AI-product narratives — should be discounted because the underlying technology is more disruptable than the prior generation of SaaS.</w:t>
      </w:r>
    </w:p>
    <w:p>
      <w:pPr>
        <w:spacing w:after="160" w:line="300"/>
        <w:jc w:val="both"/>
      </w:pPr>
      <w:r>
        <w:rPr>
          <w:rFonts w:ascii="Calibri" w:cs="Calibri" w:eastAsia="Calibri" w:hAnsi="Calibri"/>
          <w:b/>
          <w:bCs/>
          <w:sz w:val="22"/>
          <w:szCs w:val="22"/>
        </w:rPr>
        <w:t xml:space="preserve">Second</w:t>
      </w:r>
      <w:r>
        <w:rPr>
          <w:rFonts w:ascii="Calibri" w:cs="Calibri" w:eastAsia="Calibri" w:hAnsi="Calibri"/>
          <w:sz w:val="22"/>
          <w:szCs w:val="22"/>
        </w:rPr>
        <w:t xml:space="preserve">, the lens predicts that the </w:t>
      </w:r>
      <w:r>
        <w:rPr>
          <w:rFonts w:ascii="Calibri" w:cs="Calibri" w:eastAsia="Calibri" w:hAnsi="Calibri"/>
          <w:i/>
          <w:iCs/>
          <w:sz w:val="22"/>
          <w:szCs w:val="22"/>
        </w:rPr>
        <w:t xml:space="preserve">integration-bound</w:t>
      </w:r>
      <w:r>
        <w:rPr>
          <w:rFonts w:ascii="Calibri" w:cs="Calibri" w:eastAsia="Calibri" w:hAnsi="Calibri"/>
          <w:sz w:val="22"/>
          <w:szCs w:val="22"/>
        </w:rPr>
        <w:t xml:space="preserve"> incumbents that were the bull-case in Pass 1 (SAP, RELX, Wolters Kluwer, parts of Hexagon, parts of Dassault) face a slower but steadier erosion as AI agents become better at orchestrating across legacy systems. The integration moat is real but it is not permanent. The 18-month horizon is short enough that the moat largely holds, but the 5-year horizon is long enough that meaningful moat erosion becomes plausible. The implication is that the multiple-defence on these names should be modest in our window but the long-term terminal-value question is more open than the consensus thinks. </w:t>
      </w:r>
      <w:r>
        <w:rPr>
          <w:rFonts w:ascii="Calibri" w:cs="Calibri" w:eastAsia="Calibri" w:hAnsi="Calibri"/>
          <w:b/>
          <w:bCs/>
          <w:sz w:val="22"/>
          <w:szCs w:val="22"/>
        </w:rPr>
        <w:t xml:space="preserve">For an 18-month investor, this argues for fade-from-peak-multiple positioning on the protected incumbents rather than aggressive accumulation; the trade is more "defend at fair value" than "buy on weakness for the structural growth."</w:t>
      </w:r>
    </w:p>
    <w:p>
      <w:pPr>
        <w:spacing w:after="160" w:line="300"/>
        <w:jc w:val="both"/>
      </w:pPr>
      <w:r>
        <w:rPr>
          <w:rFonts w:ascii="Calibri" w:cs="Calibri" w:eastAsia="Calibri" w:hAnsi="Calibri"/>
          <w:b/>
          <w:bCs/>
          <w:sz w:val="22"/>
          <w:szCs w:val="22"/>
        </w:rPr>
        <w:t xml:space="preserve">Third</w:t>
      </w:r>
      <w:r>
        <w:rPr>
          <w:rFonts w:ascii="Calibri" w:cs="Calibri" w:eastAsia="Calibri" w:hAnsi="Calibri"/>
          <w:sz w:val="22"/>
          <w:szCs w:val="22"/>
        </w:rPr>
        <w:t xml:space="preserve">, the lens highlights an under-appreciated category: </w:t>
      </w:r>
      <w:r>
        <w:rPr>
          <w:rFonts w:ascii="Calibri" w:cs="Calibri" w:eastAsia="Calibri" w:hAnsi="Calibri"/>
          <w:b/>
          <w:bCs/>
          <w:sz w:val="22"/>
          <w:szCs w:val="22"/>
        </w:rPr>
        <w:t xml:space="preserve">incumbents whose product is integration-bound but whose CUSTOMER's job-to-be-done is decomposable.</w:t>
      </w:r>
      <w:r>
        <w:rPr>
          <w:rFonts w:ascii="Calibri" w:cs="Calibri" w:eastAsia="Calibri" w:hAnsi="Calibri"/>
          <w:sz w:val="22"/>
          <w:szCs w:val="22"/>
        </w:rPr>
        <w:t xml:space="preserve"> The classic example is mid-market accounting software (Sage's core SMB franchise): the software is integrated, but the customer's underlying job — keeping the books, filing taxes, managing payroll for a small business — can plausibly be done by an AI agent that bypasses the software layer entirely. This is the most disruptable category in the European software universe, and the names exposed include Sage, parts of Wise (the cross-border-payments business has its own decomposability story), and a long tail of vertical SMB-targeted software businesses that mostly do not have sufficient float for institutional investors but do appear in the small-cap European universe.</w:t>
      </w:r>
    </w:p>
    <w:p>
      <w:pPr>
        <w:spacing w:after="160" w:line="300"/>
        <w:jc w:val="both"/>
      </w:pPr>
      <w:r>
        <w:rPr>
          <w:rFonts w:ascii="Calibri" w:cs="Calibri" w:eastAsia="Calibri" w:hAnsi="Calibri"/>
          <w:sz w:val="22"/>
          <w:szCs w:val="22"/>
        </w:rPr>
        <w:t xml:space="preserve">The Christensen lens also surfaces an opportunity: </w:t>
      </w:r>
      <w:r>
        <w:rPr>
          <w:rFonts w:ascii="Calibri" w:cs="Calibri" w:eastAsia="Calibri" w:hAnsi="Calibri"/>
          <w:b/>
          <w:bCs/>
          <w:sz w:val="22"/>
          <w:szCs w:val="22"/>
        </w:rPr>
        <w:t xml:space="preserve">the incumbents that successfully cannibalise themselves with AI-native offerings are the most-likely re-raters in the 2026-2027 window.</w:t>
      </w:r>
      <w:r>
        <w:rPr>
          <w:rFonts w:ascii="Calibri" w:cs="Calibri" w:eastAsia="Calibri" w:hAnsi="Calibri"/>
          <w:sz w:val="22"/>
          <w:szCs w:val="22"/>
        </w:rPr>
        <w:t xml:space="preserve"> This is a behavioural prediction more than a structural one — it requires management willingness to compress short-term margins for long-term franchise survival, and most European software incumbents have not historically demonstrated this willingness. The exception watching is SAP, where the Joule AI agent and the broader AI-product roadmap have been pushed aggressively, and where the API Policy v4/2026 restrictions are simultaneously a defensive moat and a customer-frustration generator. </w:t>
      </w:r>
      <w:r>
        <w:rPr>
          <w:rFonts w:ascii="Calibri" w:cs="Calibri" w:eastAsia="Calibri" w:hAnsi="Calibri"/>
          <w:b/>
          <w:bCs/>
          <w:sz w:val="22"/>
          <w:szCs w:val="22"/>
        </w:rPr>
        <w:t xml:space="preserve">SAP is therefore both the most-disrupted (large enterprise customer base demanding AI agents) and the most-defended (integration moat) name in the European software universe, and the resolution of this tension over the next 18 months is one of the more interesting equity-market binaries.</w:t>
      </w:r>
    </w:p>
    <w:p>
      <w:pPr>
        <w:pStyle w:val="Heading2"/>
        <w:spacing w:after="160" w:before="280"/>
      </w:pPr>
      <w:r>
        <w:rPr>
          <w:rFonts w:ascii="Calibri" w:cs="Calibri" w:eastAsia="Calibri" w:hAnsi="Calibri"/>
          <w:b/>
          <w:bCs/>
          <w:sz w:val="28"/>
          <w:szCs w:val="28"/>
        </w:rPr>
        <w:t xml:space="preserve">Lens 3 — Reflexivity (Soros)</w:t>
      </w:r>
    </w:p>
    <w:p>
      <w:pPr>
        <w:spacing w:after="160" w:line="300"/>
        <w:jc w:val="both"/>
      </w:pPr>
      <w:r>
        <w:rPr>
          <w:rFonts w:ascii="Calibri" w:cs="Calibri" w:eastAsia="Calibri" w:hAnsi="Calibri"/>
          <w:sz w:val="22"/>
          <w:szCs w:val="22"/>
        </w:rPr>
        <w:t xml:space="preserve">The reflexive lens asks: where is the equity-market narrative driving the underlying fundamentals, and where is the underlying fundamental driving the narrative? Reflexive setups tend to be self-reinforcing on the way up and self-defeating on the way down, with the inflection occurring when the gap between narrative and fundamentals becomes too large to ignore.</w:t>
      </w:r>
    </w:p>
    <w:p>
      <w:pPr>
        <w:spacing w:after="160" w:line="300"/>
        <w:jc w:val="both"/>
      </w:pPr>
      <w:r>
        <w:rPr>
          <w:rFonts w:ascii="Calibri" w:cs="Calibri" w:eastAsia="Calibri" w:hAnsi="Calibri"/>
          <w:sz w:val="22"/>
          <w:szCs w:val="22"/>
        </w:rPr>
        <w:t xml:space="preserve">The European AI complex displays at least three identifiable reflexive setups.</w:t>
      </w:r>
    </w:p>
    <w:p>
      <w:pPr>
        <w:spacing w:after="160" w:line="300"/>
        <w:jc w:val="both"/>
      </w:pPr>
      <w:r>
        <w:rPr>
          <w:rFonts w:ascii="Calibri" w:cs="Calibri" w:eastAsia="Calibri" w:hAnsi="Calibri"/>
          <w:b/>
          <w:bCs/>
          <w:sz w:val="22"/>
          <w:szCs w:val="22"/>
        </w:rPr>
        <w:t xml:space="preserve">Setup one: Soitec and the photonics narrative.</w:t>
      </w:r>
      <w:r>
        <w:rPr>
          <w:rFonts w:ascii="Calibri" w:cs="Calibri" w:eastAsia="Calibri" w:hAnsi="Calibri"/>
          <w:sz w:val="22"/>
          <w:szCs w:val="22"/>
        </w:rPr>
        <w:t xml:space="preserve"> The +300% YTD 2026 share price move on top of a -85% prior drawdown is a textbook reflexive pattern. The fundamental story (Nvidia silicon-photonics partnerships, hyperscaler optical interconnect demand, Soitec's SOI substrate position in photonic devices) is real, but the multiple expansion has anticipated several years of fundamental delivery. The reflexive risk is that any disappointment on the photonics ramp — either at the technology level (timing of hyperscaler photonic deployment) or at the company level (Soitec's own execution on capacity expansion) — could produce a violent reversal because the equity-market positioning is now crowded and the multiple is unanchored. </w:t>
      </w:r>
      <w:r>
        <w:rPr>
          <w:rFonts w:ascii="Calibri" w:cs="Calibri" w:eastAsia="Calibri" w:hAnsi="Calibri"/>
          <w:b/>
          <w:bCs/>
          <w:sz w:val="22"/>
          <w:szCs w:val="22"/>
        </w:rPr>
        <w:t xml:space="preserve">The 18-month catalyst structure for Soitec is binary in a way that requires either deep conviction on the photonics ramp or active avoidance.</w:t>
      </w:r>
    </w:p>
    <w:p>
      <w:pPr>
        <w:spacing w:after="160" w:line="300"/>
        <w:jc w:val="both"/>
      </w:pPr>
      <w:r>
        <w:rPr>
          <w:rFonts w:ascii="Calibri" w:cs="Calibri" w:eastAsia="Calibri" w:hAnsi="Calibri"/>
          <w:b/>
          <w:bCs/>
          <w:sz w:val="22"/>
          <w:szCs w:val="22"/>
        </w:rPr>
        <w:t xml:space="preserve">Setup two: Mistral and the European-frontier-model narrative.</w:t>
      </w:r>
      <w:r>
        <w:rPr>
          <w:rFonts w:ascii="Calibri" w:cs="Calibri" w:eastAsia="Calibri" w:hAnsi="Calibri"/>
          <w:sz w:val="22"/>
          <w:szCs w:val="22"/>
        </w:rPr>
        <w:t xml:space="preserve"> The $13.7 billion post-money valuation that ASML led implicitly assumes that Mistral becomes a genuinely competitive frontier-model provider and a genuinely defensible European sovereign-AI champion. The narrative has built reflexively — each funding round at higher valuation makes the next round easier; the ASML strategic involvement adds credibility; the EU AI Factory programme provides anchoring policy support; the digital sovereignty narrative provides political cover. The fundamental challenge is that the open-source frontier model space is fiercely competitive (Meta's Llama, the various Chinese models, Mistral's own open-weights releases) and the commercial monetisation path is unclear. The reflexive vulnerability is that the funding environment for AI-native startups has shown signs of differentiation (the gap between top-quartile and bottom-quartile valuations is widening), and any down-round or fundamental-traction disappointment could puncture the European-sovereign-AI narrative more broadly. For European-listed investors, </w:t>
      </w:r>
      <w:r>
        <w:rPr>
          <w:rFonts w:ascii="Calibri" w:cs="Calibri" w:eastAsia="Calibri" w:hAnsi="Calibri"/>
          <w:b/>
          <w:bCs/>
          <w:sz w:val="22"/>
          <w:szCs w:val="22"/>
        </w:rPr>
        <w:t xml:space="preserve">the indirect Mistral exposure (via ASML's strategic stake and via the broader European-AI-narrative effect on companies positioned as sovereign-AI beneficiaries) is something to monitor as a sentiment indicator even if the direct equity exposure is unavailable.</w:t>
      </w:r>
    </w:p>
    <w:p>
      <w:pPr>
        <w:spacing w:after="160" w:line="300"/>
        <w:jc w:val="both"/>
      </w:pPr>
      <w:r>
        <w:rPr>
          <w:rFonts w:ascii="Calibri" w:cs="Calibri" w:eastAsia="Calibri" w:hAnsi="Calibri"/>
          <w:b/>
          <w:bCs/>
          <w:sz w:val="22"/>
          <w:szCs w:val="22"/>
        </w:rPr>
        <w:t xml:space="preserve">Setup three: the picks-and-shovels narrative collectively.</w:t>
      </w:r>
      <w:r>
        <w:rPr>
          <w:rFonts w:ascii="Calibri" w:cs="Calibri" w:eastAsia="Calibri" w:hAnsi="Calibri"/>
          <w:sz w:val="22"/>
          <w:szCs w:val="22"/>
        </w:rPr>
        <w:t xml:space="preserve"> The aggregate equity-market view that European industrial picks-and-shovels businesses are clean AI beneficiaries has itself become reflexive. The narrative has supported multiple expansion across Schneider, Siemens Energy, Legrand, Prysmian, ABB, and adjacent names. The narrative has attracted capital (passive flow into AI infrastructure ETFs, active fund tilts toward European industrials). The capital has rewarded share-price performance, which has reinforced the narrative. The vulnerability is that any </w:t>
      </w:r>
      <w:r>
        <w:rPr>
          <w:rFonts w:ascii="Calibri" w:cs="Calibri" w:eastAsia="Calibri" w:hAnsi="Calibri"/>
          <w:i/>
          <w:iCs/>
          <w:sz w:val="22"/>
          <w:szCs w:val="22"/>
        </w:rPr>
        <w:t xml:space="preserve">aggregate-level</w:t>
      </w:r>
      <w:r>
        <w:rPr>
          <w:rFonts w:ascii="Calibri" w:cs="Calibri" w:eastAsia="Calibri" w:hAnsi="Calibri"/>
          <w:sz w:val="22"/>
          <w:szCs w:val="22"/>
        </w:rPr>
        <w:t xml:space="preserve"> disappointment — a US hyperscaler capex cut, a major DC project cancellation announcement, a regulatory shock to the AI-buildout permission environment — could trigger an unwinding of the entire narrative simultaneously, with the multiple compression being more severe than the underlying earnings impact would justify. </w:t>
      </w:r>
      <w:r>
        <w:rPr>
          <w:rFonts w:ascii="Calibri" w:cs="Calibri" w:eastAsia="Calibri" w:hAnsi="Calibri"/>
          <w:b/>
          <w:bCs/>
          <w:sz w:val="22"/>
          <w:szCs w:val="22"/>
        </w:rPr>
        <w:t xml:space="preserve">The reflexive lens predicts that the next major drawdown in European AI picks-and-shovels names is more likely to be a multiple event than an earnings event.</w:t>
      </w:r>
    </w:p>
    <w:p>
      <w:pPr>
        <w:pStyle w:val="Heading2"/>
        <w:spacing w:after="160" w:before="280"/>
      </w:pPr>
      <w:r>
        <w:rPr>
          <w:rFonts w:ascii="Calibri" w:cs="Calibri" w:eastAsia="Calibri" w:hAnsi="Calibri"/>
          <w:b/>
          <w:bCs/>
          <w:sz w:val="28"/>
          <w:szCs w:val="28"/>
        </w:rPr>
        <w:t xml:space="preserve">Lens 4 — Base rates of technology transitions</w:t>
      </w:r>
    </w:p>
    <w:p>
      <w:pPr>
        <w:spacing w:after="160" w:line="300"/>
        <w:jc w:val="both"/>
      </w:pPr>
      <w:r>
        <w:rPr>
          <w:rFonts w:ascii="Calibri" w:cs="Calibri" w:eastAsia="Calibri" w:hAnsi="Calibri"/>
          <w:sz w:val="22"/>
          <w:szCs w:val="22"/>
        </w:rPr>
        <w:t xml:space="preserve">The base-rate lens asks: what does history say about how value accrues during major technology transitions? The relevant historical comparators are railways (1830s-1850s), electricity (1880s-1920s), telephony (1900s-1930s), automobiles (1900s-1930s), commercial computing (1960s-1980s), the internet (1990s-2010s), and mobile (2000s-2020s). Each of these transitions produced its own pattern of value capture, and the patterns share some consistent features.</w:t>
      </w:r>
    </w:p>
    <w:p>
      <w:pPr>
        <w:spacing w:after="160" w:line="300"/>
        <w:jc w:val="both"/>
      </w:pPr>
      <w:r>
        <w:rPr>
          <w:rFonts w:ascii="Calibri" w:cs="Calibri" w:eastAsia="Calibri" w:hAnsi="Calibri"/>
          <w:b/>
          <w:bCs/>
          <w:sz w:val="22"/>
          <w:szCs w:val="22"/>
        </w:rPr>
        <w:t xml:space="preserve">Pattern one: the picks-and-shovels providers are usually rewarded but rarely keep the rents long-term.</w:t>
      </w:r>
      <w:r>
        <w:rPr>
          <w:rFonts w:ascii="Calibri" w:cs="Calibri" w:eastAsia="Calibri" w:hAnsi="Calibri"/>
          <w:sz w:val="22"/>
          <w:szCs w:val="22"/>
        </w:rPr>
        <w:t xml:space="preserve"> Railway equipment manufacturers, electrical equipment manufacturers, and the early telecoms equipment manufacturers all enjoyed extended bull cycles during the buildout phase but then faced commoditisation, consolidation, and multiple compression once the buildout matured. The patterns are not identical (some picks-and-shovels players adapted into adjacent value-add businesses; others were broken up) but the central tendency is that the buildout enriches the equity owners during the build but does not sustain the multiples in the long term. The European industrial picks-and-shovels names of the AI era should be expected to follow a similar arc, with the question being how long the buildout phase lasts. The current consensus implicit in equity multiples is that the buildout extends through at least 2030; my read is that this is approximately right but with a meaningful tail risk on the upside (buildout could extend longer if demand surprises) and an asymmetric tail risk on the downside (buildout could compress sharply if hyperscaler ROI disappoints).</w:t>
      </w:r>
    </w:p>
    <w:p>
      <w:pPr>
        <w:spacing w:after="160" w:line="300"/>
        <w:jc w:val="both"/>
      </w:pPr>
      <w:r>
        <w:rPr>
          <w:rFonts w:ascii="Calibri" w:cs="Calibri" w:eastAsia="Calibri" w:hAnsi="Calibri"/>
          <w:b/>
          <w:bCs/>
          <w:sz w:val="22"/>
          <w:szCs w:val="22"/>
        </w:rPr>
        <w:t xml:space="preserve">Pattern two: the application layer captures more value than the infrastructure layer in mature phases.</w:t>
      </w:r>
      <w:r>
        <w:rPr>
          <w:rFonts w:ascii="Calibri" w:cs="Calibri" w:eastAsia="Calibri" w:hAnsi="Calibri"/>
          <w:sz w:val="22"/>
          <w:szCs w:val="22"/>
        </w:rPr>
        <w:t xml:space="preserve"> The internet built the great fortunes not at Cisco, Sun, or 3Com but at Google, Amazon, Facebook, and the application incumbents that successfully reinvented themselves (Microsoft most dramatically). Mobile built the great fortunes at Apple, Tencent, and the application ecosystem rather than at the network-equipment manufacturers (Nokia and Ericsson saw multiple expansion in the buildout but then compressed). The European AI exposure has very limited application-layer presence (no equivalent of Google or Amazon in the European-listed universe), which is the </w:t>
      </w:r>
      <w:r>
        <w:rPr>
          <w:rFonts w:ascii="Calibri" w:cs="Calibri" w:eastAsia="Calibri" w:hAnsi="Calibri"/>
          <w:i/>
          <w:iCs/>
          <w:sz w:val="22"/>
          <w:szCs w:val="22"/>
        </w:rPr>
        <w:t xml:space="preserve">structural</w:t>
      </w:r>
      <w:r>
        <w:rPr>
          <w:rFonts w:ascii="Calibri" w:cs="Calibri" w:eastAsia="Calibri" w:hAnsi="Calibri"/>
          <w:sz w:val="22"/>
          <w:szCs w:val="22"/>
        </w:rPr>
        <w:t xml:space="preserve"> reason why the European AI thematic is so heavily weighted toward picks-and-shovels — there is no application-layer alternative. </w:t>
      </w:r>
      <w:r>
        <w:rPr>
          <w:rFonts w:ascii="Calibri" w:cs="Calibri" w:eastAsia="Calibri" w:hAnsi="Calibri"/>
          <w:b/>
          <w:bCs/>
          <w:sz w:val="22"/>
          <w:szCs w:val="22"/>
        </w:rPr>
        <w:t xml:space="preserve">This structural absence is itself a strategic insight: any European-listed company that successfully establishes a defensible AI-application franchise (proprietary data, integrated workflow, scaled customer base) would re-rate disproportionately because there are so few candidates.</w:t>
      </w:r>
      <w:r>
        <w:rPr>
          <w:rFonts w:ascii="Calibri" w:cs="Calibri" w:eastAsia="Calibri" w:hAnsi="Calibri"/>
          <w:sz w:val="22"/>
          <w:szCs w:val="22"/>
        </w:rPr>
        <w:t xml:space="preserve"> The candidates worth monitoring are SAP if the agentic-AI strategy works, RELX if the legal-AI franchise lands, Spotify (US-listed but European-domiciled) if the recommendation/discovery franchise extends into AI-augmented audio.</w:t>
      </w:r>
    </w:p>
    <w:p>
      <w:pPr>
        <w:spacing w:after="160" w:line="300"/>
        <w:jc w:val="both"/>
      </w:pPr>
      <w:r>
        <w:rPr>
          <w:rFonts w:ascii="Calibri" w:cs="Calibri" w:eastAsia="Calibri" w:hAnsi="Calibri"/>
          <w:b/>
          <w:bCs/>
          <w:sz w:val="22"/>
          <w:szCs w:val="22"/>
        </w:rPr>
        <w:t xml:space="preserve">Pattern three: regulatory and political response shapes value capture more than the technology itself in late phases.</w:t>
      </w:r>
      <w:r>
        <w:rPr>
          <w:rFonts w:ascii="Calibri" w:cs="Calibri" w:eastAsia="Calibri" w:hAnsi="Calibri"/>
          <w:sz w:val="22"/>
          <w:szCs w:val="22"/>
        </w:rPr>
        <w:t xml:space="preserve"> Railways were re-shaped by anti-monopoly regulation, electricity by utility regulation, telephony by common-carrier rules, the internet by privacy and competition regulation. The EU AI Act is the equivalent regulatory framework for AI, with the August 2026 enforcement deadline for high-risk Annex III systems being the first major regulatory event. The historical base rate suggests that the regulatory regime will produce both winners (companies whose products fit cleanly within the regulatory frame and benefit from compliance moats) and losers (companies whose products require adaptation that compresses margins or that face penalties for non-compliance). The biggest equity-market beneficiaries of regulation in past technology cycles have often been the </w:t>
      </w:r>
      <w:r>
        <w:rPr>
          <w:rFonts w:ascii="Calibri" w:cs="Calibri" w:eastAsia="Calibri" w:hAnsi="Calibri"/>
          <w:i/>
          <w:iCs/>
          <w:sz w:val="22"/>
          <w:szCs w:val="22"/>
        </w:rPr>
        <w:t xml:space="preserve">compliance and audit-related service providers</w:t>
      </w:r>
      <w:r>
        <w:rPr>
          <w:rFonts w:ascii="Calibri" w:cs="Calibri" w:eastAsia="Calibri" w:hAnsi="Calibri"/>
          <w:sz w:val="22"/>
          <w:szCs w:val="22"/>
        </w:rPr>
        <w:t xml:space="preserve"> that monetise the requirement for ongoing certification and oversight. In the AI Act context, this would suggest names like Wolters Kluwer (compliance content), DNV (technical certification — not listed), and the Big-Four-aligned consultancies, with secondary beneficiaries including specialised AI-compliance startups that may emerge over the next 12-24 months.</w:t>
      </w:r>
    </w:p>
    <w:p>
      <w:pPr>
        <w:spacing w:after="160" w:line="300"/>
        <w:jc w:val="both"/>
      </w:pPr>
      <w:r>
        <w:rPr>
          <w:rFonts w:ascii="Calibri" w:cs="Calibri" w:eastAsia="Calibri" w:hAnsi="Calibri"/>
          <w:b/>
          <w:bCs/>
          <w:sz w:val="22"/>
          <w:szCs w:val="22"/>
        </w:rPr>
        <w:t xml:space="preserve">Pattern four: investor returns are concentrated in a small number of names and time periods.</w:t>
      </w:r>
      <w:r>
        <w:rPr>
          <w:rFonts w:ascii="Calibri" w:cs="Calibri" w:eastAsia="Calibri" w:hAnsi="Calibri"/>
          <w:sz w:val="22"/>
          <w:szCs w:val="22"/>
        </w:rPr>
        <w:t xml:space="preserve"> The base rate is that perhaps 10% of the names that participate in the buildout produce 80% of the long-term equity returns, with the rest either never breaking out or eventually rolling over. For an 18-month horizon, this concentration is less binding than for a 10-year horizon, but the implication is still that </w:t>
      </w:r>
      <w:r>
        <w:rPr>
          <w:rFonts w:ascii="Calibri" w:cs="Calibri" w:eastAsia="Calibri" w:hAnsi="Calibri"/>
          <w:b/>
          <w:bCs/>
          <w:sz w:val="22"/>
          <w:szCs w:val="22"/>
        </w:rPr>
        <w:t xml:space="preserve">a thematic basket approach to European AI exposure would likely produce mediocre returns; specific name selection within the right sub-themes is where the alpha sits.</w:t>
      </w:r>
      <w:r>
        <w:rPr>
          <w:rFonts w:ascii="Calibri" w:cs="Calibri" w:eastAsia="Calibri" w:hAnsi="Calibri"/>
          <w:sz w:val="22"/>
          <w:szCs w:val="22"/>
        </w:rPr>
        <w:t xml:space="preserve"> This is consistent with the Viewforth concentrated-portfolio philosophy and reinforces the insight that the followup work to this thematic memo is the bottom-up triage rather than the basket construction.</w:t>
      </w:r>
    </w:p>
    <w:p>
      <w:pPr>
        <w:pStyle w:val="Heading2"/>
        <w:spacing w:after="160" w:before="280"/>
      </w:pPr>
      <w:r>
        <w:rPr>
          <w:rFonts w:ascii="Calibri" w:cs="Calibri" w:eastAsia="Calibri" w:hAnsi="Calibri"/>
          <w:b/>
          <w:bCs/>
          <w:sz w:val="28"/>
          <w:szCs w:val="28"/>
        </w:rPr>
        <w:t xml:space="preserve">Lens 5 — Bottleneck economics (Amdahl)</w:t>
      </w:r>
    </w:p>
    <w:p>
      <w:pPr>
        <w:spacing w:after="160" w:line="300"/>
        <w:jc w:val="both"/>
      </w:pPr>
      <w:r>
        <w:rPr>
          <w:rFonts w:ascii="Calibri" w:cs="Calibri" w:eastAsia="Calibri" w:hAnsi="Calibri"/>
          <w:sz w:val="22"/>
          <w:szCs w:val="22"/>
        </w:rPr>
        <w:t xml:space="preserve">The bottleneck lens — sometimes called Amdahl's law in the computing context — observes that in any multi-stage process, the throughput is governed by the slowest constraint, and that disproportionate value accrues to the owners of the binding constraint. Applied to the European AI buildout, the lens identifies a clean answer: </w:t>
      </w:r>
      <w:r>
        <w:rPr>
          <w:rFonts w:ascii="Calibri" w:cs="Calibri" w:eastAsia="Calibri" w:hAnsi="Calibri"/>
          <w:b/>
          <w:bCs/>
          <w:sz w:val="22"/>
          <w:szCs w:val="22"/>
        </w:rPr>
        <w:t xml:space="preserve">the binding constraint is grid connection capacity and high-voltage equipment delivery slots, not capital, not chips, not labour, not land.</w:t>
      </w:r>
    </w:p>
    <w:p>
      <w:pPr>
        <w:spacing w:after="160" w:line="300"/>
        <w:jc w:val="both"/>
      </w:pPr>
      <w:r>
        <w:rPr>
          <w:rFonts w:ascii="Calibri" w:cs="Calibri" w:eastAsia="Calibri" w:hAnsi="Calibri"/>
          <w:sz w:val="22"/>
          <w:szCs w:val="22"/>
        </w:rPr>
        <w:t xml:space="preserve">This lens does not change the picks-and-shovels conclusion from Pass 1 — it sharpens it. Specifically:</w:t>
      </w:r>
    </w:p>
    <w:p>
      <w:pPr>
        <w:spacing w:after="160" w:line="300"/>
        <w:jc w:val="both"/>
      </w:pPr>
      <w:r>
        <w:rPr>
          <w:rFonts w:ascii="Calibri" w:cs="Calibri" w:eastAsia="Calibri" w:hAnsi="Calibri"/>
          <w:sz w:val="22"/>
          <w:szCs w:val="22"/>
        </w:rPr>
        <w:t xml:space="preserve">The owners of the binding constraint are the high-voltage equipment manufacturers (transformers, switchgear, gas-insulated equipment), the HVDC cable manufacturers, the gas-turbine OEMs, and to a lesser extent the renewable-developers with grid-connected operating capacity. These are the businesses with the most pricing power, the longest order books, and the cleanest economics in the entire European AI value chain. The lens reinforces the bullish read on Siemens Energy, Prysmian, Nexans, NKT, ABB's grid arm, Schneider Electric's transmission and distribution exposure, and the major utility-renewable portfolios with operating capacity.</w:t>
      </w:r>
    </w:p>
    <w:p>
      <w:pPr>
        <w:spacing w:after="160" w:line="300"/>
        <w:jc w:val="both"/>
      </w:pPr>
      <w:r>
        <w:rPr>
          <w:rFonts w:ascii="Calibri" w:cs="Calibri" w:eastAsia="Calibri" w:hAnsi="Calibri"/>
          <w:sz w:val="22"/>
          <w:szCs w:val="22"/>
        </w:rPr>
        <w:t xml:space="preserve">The lens also identifies the </w:t>
      </w:r>
      <w:r>
        <w:rPr>
          <w:rFonts w:ascii="Calibri" w:cs="Calibri" w:eastAsia="Calibri" w:hAnsi="Calibri"/>
          <w:i/>
          <w:iCs/>
          <w:sz w:val="22"/>
          <w:szCs w:val="22"/>
        </w:rPr>
        <w:t xml:space="preserve">non-binding</w:t>
      </w:r>
      <w:r>
        <w:rPr>
          <w:rFonts w:ascii="Calibri" w:cs="Calibri" w:eastAsia="Calibri" w:hAnsi="Calibri"/>
          <w:sz w:val="22"/>
          <w:szCs w:val="22"/>
        </w:rPr>
        <w:t xml:space="preserve"> constraints, which are the businesses that </w:t>
      </w:r>
      <w:r>
        <w:rPr>
          <w:rFonts w:ascii="Calibri" w:cs="Calibri" w:eastAsia="Calibri" w:hAnsi="Calibri"/>
          <w:i/>
          <w:iCs/>
          <w:sz w:val="22"/>
          <w:szCs w:val="22"/>
        </w:rPr>
        <w:t xml:space="preserve">appear</w:t>
      </w:r>
      <w:r>
        <w:rPr>
          <w:rFonts w:ascii="Calibri" w:cs="Calibri" w:eastAsia="Calibri" w:hAnsi="Calibri"/>
          <w:sz w:val="22"/>
          <w:szCs w:val="22"/>
        </w:rPr>
        <w:t xml:space="preserve"> to be central to the AI buildout but that face elastic supply at the marginal unit. These include most software businesses (where the marginal cost of additional capacity is near-zero), most professional services businesses (where labour can be rapidly added or substituted with AI), and most generic cloud-services capacity (where additional infrastructure can be deployed in 6-12 months versus 7-10 years for grid connection). The conclusion is that </w:t>
      </w:r>
      <w:r>
        <w:rPr>
          <w:rFonts w:ascii="Calibri" w:cs="Calibri" w:eastAsia="Calibri" w:hAnsi="Calibri"/>
          <w:b/>
          <w:bCs/>
          <w:sz w:val="22"/>
          <w:szCs w:val="22"/>
        </w:rPr>
        <w:t xml:space="preserve">businesses positioned at non-binding constraints face inherently more competitive pricing dynamics than businesses positioned at binding constraints, regardless of demand volume.</w:t>
      </w:r>
    </w:p>
    <w:p>
      <w:pPr>
        <w:spacing w:after="160" w:line="300"/>
        <w:jc w:val="both"/>
      </w:pPr>
      <w:r>
        <w:rPr>
          <w:rFonts w:ascii="Calibri" w:cs="Calibri" w:eastAsia="Calibri" w:hAnsi="Calibri"/>
          <w:sz w:val="22"/>
          <w:szCs w:val="22"/>
        </w:rPr>
        <w:t xml:space="preserve">The lens also produces a forward-looking insight: </w:t>
      </w:r>
      <w:r>
        <w:rPr>
          <w:rFonts w:ascii="Calibri" w:cs="Calibri" w:eastAsia="Calibri" w:hAnsi="Calibri"/>
          <w:b/>
          <w:bCs/>
          <w:sz w:val="22"/>
          <w:szCs w:val="22"/>
        </w:rPr>
        <w:t xml:space="preserve">the binding constraint will eventually shift.</w:t>
      </w:r>
      <w:r>
        <w:rPr>
          <w:rFonts w:ascii="Calibri" w:cs="Calibri" w:eastAsia="Calibri" w:hAnsi="Calibri"/>
          <w:sz w:val="22"/>
          <w:szCs w:val="22"/>
        </w:rPr>
        <w:t xml:space="preserve"> Grid connection bottlenecks will eventually be relieved by sustained capacity addition (the BalWin corridor, the various TSO investment programmes, the Siemens Energy and Prysmian capacity expansions). When the binding constraint shifts, the rents shift with it. The most plausible </w:t>
      </w:r>
      <w:r>
        <w:rPr>
          <w:rFonts w:ascii="Calibri" w:cs="Calibri" w:eastAsia="Calibri" w:hAnsi="Calibri"/>
          <w:i/>
          <w:iCs/>
          <w:sz w:val="22"/>
          <w:szCs w:val="22"/>
        </w:rPr>
        <w:t xml:space="preserve">next</w:t>
      </w:r>
      <w:r>
        <w:rPr>
          <w:rFonts w:ascii="Calibri" w:cs="Calibri" w:eastAsia="Calibri" w:hAnsi="Calibri"/>
          <w:sz w:val="22"/>
          <w:szCs w:val="22"/>
        </w:rPr>
        <w:t xml:space="preserve"> binding constraint is either (a) skilled labour for AI-related construction, commissioning, and operations, which would benefit specialised engineering services contractors (Spie, Bilfinger, Vinci's energies businesses), or (b) cooling fluid supply and specialised cooling infrastructure, which would extend the Schneider/Legrand window, or (c) specialised semiconductor materials and packaging capacity, which would benefit ASM International, BESI, and Soitec on a longer cycle. </w:t>
      </w:r>
      <w:r>
        <w:rPr>
          <w:rFonts w:ascii="Calibri" w:cs="Calibri" w:eastAsia="Calibri" w:hAnsi="Calibri"/>
          <w:b/>
          <w:bCs/>
          <w:sz w:val="22"/>
          <w:szCs w:val="22"/>
        </w:rPr>
        <w:t xml:space="preserve">For an 18-month investor, the binding constraint is unlikely to shift materially within the window, but for a 24-36 month investor, the constraint shift becomes a relevant strategic question.</w:t>
      </w:r>
    </w:p>
    <w:p>
      <w:pPr>
        <w:pStyle w:val="Heading2"/>
        <w:spacing w:after="160" w:before="280"/>
      </w:pPr>
      <w:r>
        <w:rPr>
          <w:rFonts w:ascii="Calibri" w:cs="Calibri" w:eastAsia="Calibri" w:hAnsi="Calibri"/>
          <w:b/>
          <w:bCs/>
          <w:sz w:val="28"/>
          <w:szCs w:val="28"/>
        </w:rPr>
        <w:t xml:space="preserve">Lens 6 — Picks-and-shovels with the commoditisation caveat</w:t>
      </w:r>
    </w:p>
    <w:p>
      <w:pPr>
        <w:spacing w:after="160" w:line="300"/>
        <w:jc w:val="both"/>
      </w:pPr>
      <w:r>
        <w:rPr>
          <w:rFonts w:ascii="Calibri" w:cs="Calibri" w:eastAsia="Calibri" w:hAnsi="Calibri"/>
          <w:sz w:val="22"/>
          <w:szCs w:val="22"/>
        </w:rPr>
        <w:t xml:space="preserve">The classic picks-and-shovels frame — that during a gold rush, the merchants who sell shovels to the prospectors do better than the prospectors themselves — has a known historical caveat: even most picks-and-shovels providers eventually get commoditised as competition arrives. The history of railway equipment, electrical equipment, telecoms equipment, and computing hardware all confirms the pattern: the early entrants enjoy extended super-normal returns; the mid-cycle entrants face increasing competition; the late entrants and the long-tail incumbents face commoditisation and consolidation.</w:t>
      </w:r>
    </w:p>
    <w:p>
      <w:pPr>
        <w:spacing w:after="160" w:line="300"/>
        <w:jc w:val="both"/>
      </w:pPr>
      <w:r>
        <w:rPr>
          <w:rFonts w:ascii="Calibri" w:cs="Calibri" w:eastAsia="Calibri" w:hAnsi="Calibri"/>
          <w:sz w:val="22"/>
          <w:szCs w:val="22"/>
        </w:rPr>
        <w:t xml:space="preserve">The European AI picks-and-shovels universe should be expected to follow a similar trajectory. The question is where each name sits on the cycle. My reading:</w:t>
      </w:r>
    </w:p>
    <w:p>
      <w:pPr>
        <w:pStyle w:val="ListParagraph"/>
        <w:numPr>
          <w:ilvl w:val="0"/>
          <w:numId w:val="2"/>
        </w:numPr>
        <w:spacing w:after="80"/>
      </w:pPr>
      <w:r>
        <w:rPr>
          <w:rFonts w:ascii="Calibri" w:cs="Calibri" w:eastAsia="Calibri" w:hAnsi="Calibri"/>
          <w:b/>
          <w:bCs/>
          <w:sz w:val="22"/>
          <w:szCs w:val="22"/>
        </w:rPr>
        <w:t xml:space="preserve">Early-cycle, defended position:</w:t>
      </w:r>
      <w:r>
        <w:rPr>
          <w:rFonts w:ascii="Calibri" w:cs="Calibri" w:eastAsia="Calibri" w:hAnsi="Calibri"/>
          <w:sz w:val="22"/>
          <w:szCs w:val="22"/>
        </w:rPr>
        <w:t xml:space="preserve"> ASML (lithography monopoly, no near-term substitute), the major HVDC cable producers (high capital intensity, long-cycle learning curves, customer concentration favours incumbents), Siemens Energy gas turbine business (technology lead in heavy-duty H-class turbines, long order book), Schneider Electric in core power management (scale, product breadth, channel position).</w:t>
      </w:r>
    </w:p>
    <w:p>
      <w:pPr>
        <w:pStyle w:val="ListParagraph"/>
        <w:numPr>
          <w:ilvl w:val="0"/>
          <w:numId w:val="2"/>
        </w:numPr>
        <w:spacing w:after="80"/>
      </w:pPr>
      <w:r>
        <w:rPr>
          <w:rFonts w:ascii="Calibri" w:cs="Calibri" w:eastAsia="Calibri" w:hAnsi="Calibri"/>
          <w:b/>
          <w:bCs/>
          <w:sz w:val="22"/>
          <w:szCs w:val="22"/>
        </w:rPr>
        <w:t xml:space="preserve">Mid-cycle, increasing competition:</w:t>
      </w:r>
      <w:r>
        <w:rPr>
          <w:rFonts w:ascii="Calibri" w:cs="Calibri" w:eastAsia="Calibri" w:hAnsi="Calibri"/>
          <w:sz w:val="22"/>
          <w:szCs w:val="22"/>
        </w:rPr>
        <w:t xml:space="preserve"> Schneider Electric in liquid cooling (commoditisation pressure from Asetek, CoolIT, Asian entrants), Legrand in rack-level power distribution (more competitive landscape than transformers), the broader industrial-automation software layer (multiple credible competitors with overlapping offerings), most semis-back-end equipment specialists (BESI, ASM International — not commoditised yet, but with several capable competitors).</w:t>
      </w:r>
    </w:p>
    <w:p>
      <w:pPr>
        <w:pStyle w:val="ListParagraph"/>
        <w:numPr>
          <w:ilvl w:val="0"/>
          <w:numId w:val="2"/>
        </w:numPr>
        <w:spacing w:after="80"/>
      </w:pPr>
      <w:r>
        <w:rPr>
          <w:rFonts w:ascii="Calibri" w:cs="Calibri" w:eastAsia="Calibri" w:hAnsi="Calibri"/>
          <w:b/>
          <w:bCs/>
          <w:sz w:val="22"/>
          <w:szCs w:val="22"/>
        </w:rPr>
        <w:t xml:space="preserve">Late-cycle, vulnerable to commoditisation:</w:t>
      </w:r>
      <w:r>
        <w:rPr>
          <w:rFonts w:ascii="Calibri" w:cs="Calibri" w:eastAsia="Calibri" w:hAnsi="Calibri"/>
          <w:sz w:val="22"/>
          <w:szCs w:val="22"/>
        </w:rPr>
        <w:t xml:space="preserve"> Mid-tier industrial software vendors competing in undifferentiated workflow segments, IT services firms competing on AI-augmented delivery (where the productivity gain is largely passed through to clients), telecoms firms competing in standardised wholesale connectivity (where the offering is increasingly commoditised), most specialised engineering services in non-bottleneck activities.</w:t>
      </w:r>
    </w:p>
    <w:p>
      <w:pPr>
        <w:spacing w:after="160" w:line="300"/>
        <w:jc w:val="both"/>
      </w:pPr>
      <w:r>
        <w:rPr>
          <w:rFonts w:ascii="Calibri" w:cs="Calibri" w:eastAsia="Calibri" w:hAnsi="Calibri"/>
          <w:sz w:val="22"/>
          <w:szCs w:val="22"/>
        </w:rPr>
        <w:t xml:space="preserve">The commoditisation lens also forces an examination of </w:t>
      </w:r>
      <w:r>
        <w:rPr>
          <w:rFonts w:ascii="Calibri" w:cs="Calibri" w:eastAsia="Calibri" w:hAnsi="Calibri"/>
          <w:i/>
          <w:iCs/>
          <w:sz w:val="22"/>
          <w:szCs w:val="22"/>
        </w:rPr>
        <w:t xml:space="preserve">what makes a picks-and-shovels position durable rather than transitory</w:t>
      </w:r>
      <w:r>
        <w:rPr>
          <w:rFonts w:ascii="Calibri" w:cs="Calibri" w:eastAsia="Calibri" w:hAnsi="Calibri"/>
          <w:sz w:val="22"/>
          <w:szCs w:val="22"/>
        </w:rPr>
        <w:t xml:space="preserve">. The historical answer is some combination of: scale economies in manufacturing (high capital intensity, long ramp times for new capacity); learning-curve advantages in process or product (deep institutional knowledge that competitors cannot quickly replicate); customer-relationship moats (long sales cycles, customer concentration, integration into customer workflows); regulatory or certification moats (equipment that requires extensive qualification testing); and intellectual-property moats (patents, trade secrets). Most of the European industrial picks-and-shovels names score well on at least 2-3 of these criteria; the most-protected (ASML, Siemens Energy heavy-duty turbines, the major HVDC cable producers) score well on 4-5.</w:t>
      </w:r>
    </w:p>
    <w:p>
      <w:pPr>
        <w:spacing w:after="160" w:line="300"/>
        <w:jc w:val="both"/>
      </w:pPr>
      <w:r>
        <w:rPr>
          <w:rFonts w:ascii="Calibri" w:cs="Calibri" w:eastAsia="Calibri" w:hAnsi="Calibri"/>
          <w:sz w:val="22"/>
          <w:szCs w:val="22"/>
        </w:rPr>
        <w:t xml:space="preserve">The commoditisation lens reinforces a subtle conclusion from earlier analysis: </w:t>
      </w:r>
      <w:r>
        <w:rPr>
          <w:rFonts w:ascii="Calibri" w:cs="Calibri" w:eastAsia="Calibri" w:hAnsi="Calibri"/>
          <w:b/>
          <w:bCs/>
          <w:sz w:val="22"/>
          <w:szCs w:val="22"/>
        </w:rPr>
        <w:t xml:space="preserve">the cleanest 18-month exposure within the picks-and-shovels universe is to the names that score highest on durability dimensions, even if their multiples are stretched, because the alternative (mid-cycle and late-cycle picks-and-shovels names with weaker moats) faces multiple compression risk that exceeds the multiple support gained from cheaper entry valuations.</w:t>
      </w:r>
      <w:r>
        <w:rPr>
          <w:rFonts w:ascii="Calibri" w:cs="Calibri" w:eastAsia="Calibri" w:hAnsi="Calibri"/>
          <w:sz w:val="22"/>
          <w:szCs w:val="22"/>
        </w:rPr>
        <w:t xml:space="preserve"> The lens does not say "buy the most expensive picks-and-shovels names"; it says "buy quality at fair value rather than mediocre picks-and-shovels names at apparent cheapness."</w:t>
      </w:r>
    </w:p>
    <w:p>
      <w:pPr>
        <w:pBdr>
          <w:bottom w:val="single" w:color="888888" w:sz="6" w:space="1"/>
        </w:pBdr>
        <w:spacing w:after="120" w:before="120"/>
      </w:pPr>
      <w:r>
        <w:t xml:space="preserve"/>
      </w:r>
    </w:p>
    <w:p>
      <w:pPr>
        <w:pStyle w:val="Heading1"/>
        <w:spacing w:after="200" w:before="360"/>
      </w:pPr>
      <w:r>
        <w:rPr>
          <w:rFonts w:ascii="Calibri" w:cs="Calibri" w:eastAsia="Calibri" w:hAnsi="Calibri"/>
          <w:b/>
          <w:bCs/>
          <w:sz w:val="36"/>
          <w:szCs w:val="36"/>
        </w:rPr>
        <w:t xml:space="preserve">Pass 3 — Pre-Mortem: It's May 2027, the Thematic Failed. What Happened?</w:t>
      </w:r>
    </w:p>
    <w:p>
      <w:pPr>
        <w:spacing w:after="160" w:line="300"/>
        <w:jc w:val="both"/>
      </w:pPr>
      <w:r>
        <w:rPr>
          <w:rFonts w:ascii="Calibri" w:cs="Calibri" w:eastAsia="Calibri" w:hAnsi="Calibri"/>
          <w:sz w:val="22"/>
          <w:szCs w:val="22"/>
        </w:rPr>
        <w:t xml:space="preserve">The Pass 3 inversion is the deliberate construction of a downside scenario sufficient to invalidate the thematic, with the goal of identifying which sub-themes are most fragile and which invalidation triggers should be monitored most carefully. The setup is: it is May 2027. The European AI thematic has been a portfolio destroyer for European GARP investors over the prior 12 months. The picks-and-shovels names rolled over, the trapped-capital plays did not bottom on schedule, and the basket as a whole has materially underperformed the broader European market. Working backwards from this assumed outcome, the most probable explanations sort into the following categories.</w:t>
      </w:r>
    </w:p>
    <w:p>
      <w:pPr>
        <w:pStyle w:val="Heading2"/>
        <w:spacing w:after="160" w:before="280"/>
      </w:pPr>
      <w:r>
        <w:rPr>
          <w:rFonts w:ascii="Calibri" w:cs="Calibri" w:eastAsia="Calibri" w:hAnsi="Calibri"/>
          <w:b/>
          <w:bCs/>
          <w:sz w:val="28"/>
          <w:szCs w:val="28"/>
        </w:rPr>
        <w:t xml:space="preserve">Failure path one: hyperscaler capex retrenchment</w:t>
      </w:r>
    </w:p>
    <w:p>
      <w:pPr>
        <w:spacing w:after="160" w:line="300"/>
        <w:jc w:val="both"/>
      </w:pPr>
      <w:r>
        <w:rPr>
          <w:rFonts w:ascii="Calibri" w:cs="Calibri" w:eastAsia="Calibri" w:hAnsi="Calibri"/>
          <w:sz w:val="22"/>
          <w:szCs w:val="22"/>
        </w:rPr>
        <w:t xml:space="preserve">The most probable single cause of thematic failure is a sharp retrenchment in US hyperscaler AI capex. The current run rate ($527 billion consensus for 2026, with capex/operating-cash-flow approaching 90% at the major hyperscalers) is unsustainable on any historical base rate. The retrenchment trigger is most likely some combination of: (a) a sustained period of weak monetisation from the AI products themselves (OpenAI, Anthropic, and the hyperscaler AI services failing to convert spending into commensurate revenue growth); (b) macroeconomic stress that forces capital discipline at the hyperscaler shareholders' insistence; (c) a specific accounting or write-down event that crystallises the ROI concern; (d) a shift in competitive dynamics that reveals one or more major hyperscaler AI investments to have been mis-allocated.</w:t>
      </w:r>
    </w:p>
    <w:p>
      <w:pPr>
        <w:spacing w:after="160" w:line="300"/>
        <w:jc w:val="both"/>
      </w:pPr>
      <w:r>
        <w:rPr>
          <w:rFonts w:ascii="Calibri" w:cs="Calibri" w:eastAsia="Calibri" w:hAnsi="Calibri"/>
          <w:sz w:val="22"/>
          <w:szCs w:val="22"/>
        </w:rPr>
        <w:t xml:space="preserve">If hyperscaler capex falls by 20-30% in 2027, the European supply chain would see order intake decelerate sharply within 1-2 quarters. The names most exposed to this would be: Schneider Electric (DC&amp;N segment), Legrand (rack-level cooling and distribution), Siemens Energy (data-centre-related transformer and turbine orders), Prysmian (DC interconnection cables), Nexans, NKT. The multiple compression on these names would likely exceed the earnings impact because the embedded growth assumption in current multiples is non-trivial. </w:t>
      </w:r>
      <w:r>
        <w:rPr>
          <w:rFonts w:ascii="Calibri" w:cs="Calibri" w:eastAsia="Calibri" w:hAnsi="Calibri"/>
          <w:b/>
          <w:bCs/>
          <w:sz w:val="22"/>
          <w:szCs w:val="22"/>
        </w:rPr>
        <w:t xml:space="preserve">A 20% hyperscaler capex cut could plausibly produce 30-40% drawdowns on the most-stretched picks-and-shovels names within 6-9 months.</w:t>
      </w:r>
      <w:ins w:id="201" w:author="Watson" w:date="2026-05-03T07:00:00Z">
        <w:r>
          <w:rPr>
            <w:rFonts w:ascii="Calibri" w:cs="Calibri" w:eastAsia="Calibri" w:hAnsi="Calibri"/>
            <w:sz w:val="22"/>
            <w:szCs w:val="22"/>
          </w:rPr>
          <w:t xml:space="preserve"> [v2 QUALIFICATION 3-May-26: As of May 2026, hyperscaler capex is being revised UP not down - Microsoft Q3 26 capex $37.5B with demand explicitly exceeding supply; Alphabet 2026 capex $175-185B (DOUBLED from $90B prior year); Meta 2026 capex revised up to $125-145B; Amazon ~$200B continuing high. The pre-mortem trigger requires a moderation signal that has not yet emerged. Quantified sell-side US tech-analyst moderation models from named firms (GS, MS, JPM, BofA, Bernstein, Wells Fargo) do not currently surface in research databases - Goldman Sachs notably models $200bn UPSIDE potential. The 30-40% drawdown estimate is positioning-driven (consensus order-growth assumption embedded in multiples), not fundamentals-base-case. The bear case lives in qualitative framing (Rothschild &amp; Co Redburn 30-Mar-26: "if the hyperscaler capex bubble bursts, growth, earnings, and share prices across exposed electrical suppliers will likely suffer materially") not in modelled sell-side base cases.]</w:t>
        </w:r>
      </w:ins>
    </w:p>
    <w:p>
      <w:pPr>
        <w:spacing w:after="160" w:line="300"/>
        <w:jc w:val="both"/>
      </w:pPr>
      <w:r>
        <w:rPr>
          <w:rFonts w:ascii="Calibri" w:cs="Calibri" w:eastAsia="Calibri" w:hAnsi="Calibri"/>
          <w:sz w:val="22"/>
          <w:szCs w:val="22"/>
        </w:rPr>
        <w:t xml:space="preserve">The signal to monitor for this failure path is hyperscaler quarterly capex commentary, particularly from Microsoft, Amazon, Alphabet, Meta, and Oracle. Any commentary suggesting moderation, prioritisation, or efficiency-focus would be the leading indicator. The first mover would likely be the hyperscaler with the weakest AI product traction relative to capex commitment. As of May 2026, all five major hyperscalers are publicly committed to continued capex growth, but the embedded fragility is real.</w:t>
      </w:r>
    </w:p>
    <w:p>
      <w:pPr>
        <w:pStyle w:val="Heading2"/>
        <w:spacing w:after="160" w:before="280"/>
      </w:pPr>
      <w:r>
        <w:rPr>
          <w:rFonts w:ascii="Calibri" w:cs="Calibri" w:eastAsia="Calibri" w:hAnsi="Calibri"/>
          <w:b/>
          <w:bCs/>
          <w:sz w:val="28"/>
          <w:szCs w:val="28"/>
        </w:rPr>
        <w:t xml:space="preserve">Failure path two: AI Act compliance shock</w:t>
      </w:r>
    </w:p>
    <w:p>
      <w:pPr>
        <w:spacing w:after="160" w:line="300"/>
        <w:jc w:val="both"/>
      </w:pPr>
      <w:r>
        <w:rPr>
          <w:rFonts w:ascii="Calibri" w:cs="Calibri" w:eastAsia="Calibri" w:hAnsi="Calibri"/>
          <w:sz w:val="22"/>
          <w:szCs w:val="22"/>
        </w:rPr>
        <w:t xml:space="preserve">The August 2026 AI Act enforcement deadline for high-risk Annex III systems is a known event with unknown enforcement intensity. The downside scenario is that the enforcement comes through more aggressively than expected, with one or more headline cases (a major US hyperscaler facing a €35 million-plus fine, or a European corporate facing a forced product withdrawal) creating a chilling effect on AI deployment across the European customer base. If this occurs, the demand-side impact would cascade through the supply chain: customers would defer or cancel AI projects; hyperscalers would slow European capacity buildouts; the entire European AI buildout narrative would lose its near-term catalyst.</w:t>
      </w:r>
    </w:p>
    <w:p>
      <w:pPr>
        <w:spacing w:after="160" w:line="300"/>
        <w:jc w:val="both"/>
      </w:pPr>
      <w:r>
        <w:rPr>
          <w:rFonts w:ascii="Calibri" w:cs="Calibri" w:eastAsia="Calibri" w:hAnsi="Calibri"/>
          <w:sz w:val="22"/>
          <w:szCs w:val="22"/>
        </w:rPr>
        <w:t xml:space="preserve">The probability of this failure path is moderate. The Digital Omnibus proposal (which could push high-risk obligations to December 2027) is a partial hedge against the worst case, but the political momentum for strict enforcement is real and the EU institutions have signalled willingness to make examples. The names most exposed would be those with explicit AI-product-deployment exposure to European customers — including the European software incumbents (SAP, Dassault) at the demand end, and the cooling/power equipment vendors at the supply end if European DC buildout pauses.</w:t>
      </w:r>
    </w:p>
    <w:p>
      <w:pPr>
        <w:pStyle w:val="Heading2"/>
        <w:spacing w:after="160" w:before="280"/>
      </w:pPr>
      <w:r>
        <w:rPr>
          <w:rFonts w:ascii="Calibri" w:cs="Calibri" w:eastAsia="Calibri" w:hAnsi="Calibri"/>
          <w:b/>
          <w:bCs/>
          <w:sz w:val="28"/>
          <w:szCs w:val="28"/>
        </w:rPr>
        <w:t xml:space="preserve">Failure path three: Chinese semiconductor breakthrough</w:t>
      </w:r>
    </w:p>
    <w:p>
      <w:pPr>
        <w:spacing w:after="160" w:line="300"/>
        <w:jc w:val="both"/>
      </w:pPr>
      <w:r>
        <w:rPr>
          <w:rFonts w:ascii="Calibri" w:cs="Calibri" w:eastAsia="Calibri" w:hAnsi="Calibri"/>
          <w:sz w:val="22"/>
          <w:szCs w:val="22"/>
        </w:rPr>
        <w:t xml:space="preserve">A scenario in which Chinese semiconductor manufacturers achieve credible 5nm or 3nm production at commercial scale in 2026-2027 would meaningfully alter the ASML demand trajectory. The current consensus is that China is at least 2-3 generations behind on lithography and that the export controls maintain that gap; a breakthrough would invalidate that assumption. The probability is hard to assess but non-trivial — Chinese investment in domestic semiconductor capability has been intensive, and the publicly visible progress (SMIC, Huawei's 7nm achievements via creative DUV multi-patterning) suggests the gap may be narrower than US export-control architects assume.</w:t>
      </w:r>
    </w:p>
    <w:p>
      <w:pPr>
        <w:spacing w:after="160" w:line="300"/>
        <w:jc w:val="both"/>
      </w:pPr>
      <w:r>
        <w:rPr>
          <w:rFonts w:ascii="Calibri" w:cs="Calibri" w:eastAsia="Calibri" w:hAnsi="Calibri"/>
          <w:sz w:val="22"/>
          <w:szCs w:val="22"/>
        </w:rPr>
        <w:t xml:space="preserve">If this scenario plays out, ASML's China revenue floor would be lower than current estimates and the High-NA EUV demand from Chinese customers (currently zero by policy) would not materialise to backstop the broader EUV ramp if Western demand softens. The multiple compression on ASML could be severe given the embedded growth assumption.</w:t>
      </w:r>
    </w:p>
    <w:p>
      <w:pPr>
        <w:pStyle w:val="Heading2"/>
        <w:spacing w:after="160" w:before="280"/>
      </w:pPr>
      <w:r>
        <w:rPr>
          <w:rFonts w:ascii="Calibri" w:cs="Calibri" w:eastAsia="Calibri" w:hAnsi="Calibri"/>
          <w:b/>
          <w:bCs/>
          <w:sz w:val="28"/>
          <w:szCs w:val="28"/>
        </w:rPr>
        <w:t xml:space="preserve">Failure path four: software disruption faster than expected</w:t>
      </w:r>
    </w:p>
    <w:p>
      <w:pPr>
        <w:spacing w:after="160" w:line="300"/>
        <w:jc w:val="both"/>
      </w:pPr>
      <w:r>
        <w:rPr>
          <w:rFonts w:ascii="Calibri" w:cs="Calibri" w:eastAsia="Calibri" w:hAnsi="Calibri"/>
          <w:sz w:val="22"/>
          <w:szCs w:val="22"/>
        </w:rPr>
        <w:t xml:space="preserve">The pre-mortem frame requires considering whether the AI substitution thesis on European software incumbents could play out faster and more uniformly than the dispersion analysis in Pass 1 assumed. The scenario: AI agents become genuinely competent at orchestrating across SAP, RELX, Wolters Kluwer, Hexagon, and Dassault workflows; the integration moats prove less durable than the company narratives claim; customer churn accelerates; the multiple compression that began in Q1 2026 extends into a second and third leg.</w:t>
      </w:r>
    </w:p>
    <w:p>
      <w:pPr>
        <w:spacing w:after="160" w:line="300"/>
        <w:jc w:val="both"/>
      </w:pPr>
      <w:r>
        <w:rPr>
          <w:rFonts w:ascii="Calibri" w:cs="Calibri" w:eastAsia="Calibri" w:hAnsi="Calibri"/>
          <w:sz w:val="22"/>
          <w:szCs w:val="22"/>
        </w:rPr>
        <w:t xml:space="preserve">If this scenario plays out, the trapped-capital side of the thematic does not bottom on schedule and the multiple compression on European software incumbents continues through 2027. The names most exposed would be the broad-mid-tier: Sage, parts of Hexagon, parts of Dassault, Nemetschek, certain specialised vertical-software names, plus the IT services exposure (Capgemini in particular). The most-protected names (RELX, Wolters Kluwer, the SAP integration core) would likely hold up better but would not provide the relief rally that the dispersion analysis predicted.</w:t>
      </w:r>
    </w:p>
    <w:p>
      <w:pPr>
        <w:pStyle w:val="Heading2"/>
        <w:spacing w:after="160" w:before="280"/>
      </w:pPr>
      <w:r>
        <w:rPr>
          <w:rFonts w:ascii="Calibri" w:cs="Calibri" w:eastAsia="Calibri" w:hAnsi="Calibri"/>
          <w:b/>
          <w:bCs/>
          <w:sz w:val="28"/>
          <w:szCs w:val="28"/>
        </w:rPr>
        <w:t xml:space="preserve">Failure path five: physical-execution failure</w:t>
      </w:r>
    </w:p>
    <w:p>
      <w:pPr>
        <w:spacing w:after="160" w:line="300"/>
        <w:jc w:val="both"/>
      </w:pPr>
      <w:r>
        <w:rPr>
          <w:rFonts w:ascii="Calibri" w:cs="Calibri" w:eastAsia="Calibri" w:hAnsi="Calibri"/>
          <w:sz w:val="22"/>
          <w:szCs w:val="22"/>
        </w:rPr>
        <w:t xml:space="preserve">A scenario in which the European industrial supply chain fails to execute on the AI buildout — through a combination of project delays, cost overruns, supply-chain disruptions, and operational incidents — would produce a different failure mode. The order books are real and the demand is real, but the </w:t>
      </w:r>
      <w:r>
        <w:rPr>
          <w:rFonts w:ascii="Calibri" w:cs="Calibri" w:eastAsia="Calibri" w:hAnsi="Calibri"/>
          <w:i/>
          <w:iCs/>
          <w:sz w:val="22"/>
          <w:szCs w:val="22"/>
        </w:rPr>
        <w:t xml:space="preserve">execution</w:t>
      </w:r>
      <w:r>
        <w:rPr>
          <w:rFonts w:ascii="Calibri" w:cs="Calibri" w:eastAsia="Calibri" w:hAnsi="Calibri"/>
          <w:sz w:val="22"/>
          <w:szCs w:val="22"/>
        </w:rPr>
        <w:t xml:space="preserve"> of the orders is not guaranteed. Past industrial cycles (offshore wind in 2022-2024 being the most recent vivid example, with Ørsted's writedowns the canonical case study) have shown that physical execution at scale is harder than the order-intake stories suggest.</w:t>
      </w:r>
    </w:p>
    <w:p>
      <w:pPr>
        <w:spacing w:after="160" w:line="300"/>
        <w:jc w:val="both"/>
      </w:pPr>
      <w:r>
        <w:rPr>
          <w:rFonts w:ascii="Calibri" w:cs="Calibri" w:eastAsia="Calibri" w:hAnsi="Calibri"/>
          <w:sz w:val="22"/>
          <w:szCs w:val="22"/>
        </w:rPr>
        <w:t xml:space="preserve">If European industrial AI suppliers under-deliver on execution — through transformer manufacturing delays, cable installation issues, gas turbine quality problems, project management failures — the multiple support based on the order-book story would erode. The names most exposed are those with the most aggressive capacity expansion plans (Siemens Energy, Prysmian, Schneider, Legrand) and those with historical execution variance (NKT, parts of Nexans). The mitigant is that execution failure typically affects individual companies rather than the whole sub-theme; the contagion risk is moderate rather than systemic.</w:t>
      </w:r>
    </w:p>
    <w:p>
      <w:pPr>
        <w:pStyle w:val="Heading2"/>
        <w:spacing w:after="160" w:before="280"/>
      </w:pPr>
      <w:r>
        <w:rPr>
          <w:rFonts w:ascii="Calibri" w:cs="Calibri" w:eastAsia="Calibri" w:hAnsi="Calibri"/>
          <w:b/>
          <w:bCs/>
          <w:sz w:val="28"/>
          <w:szCs w:val="28"/>
        </w:rPr>
        <w:t xml:space="preserve">Failure path six: macroeconomic shock dominates the thematic</w:t>
      </w:r>
    </w:p>
    <w:p>
      <w:pPr>
        <w:spacing w:after="160" w:line="300"/>
        <w:jc w:val="both"/>
      </w:pPr>
      <w:r>
        <w:rPr>
          <w:rFonts w:ascii="Calibri" w:cs="Calibri" w:eastAsia="Calibri" w:hAnsi="Calibri"/>
          <w:sz w:val="22"/>
          <w:szCs w:val="22"/>
        </w:rPr>
        <w:t xml:space="preserve">The pre-mortem must consider the scenario in which the macroeconomic environment overwhelms thematic alpha. A European recession in 2026-2027 — entirely plausible given the Iran overlay, the tightening of European financial conditions, the energy-price implications — would compress all multiples in unison and dominate any thematic differentiation. In this scenario, even the well-positioned picks-and-shovels names would see multiple compression alongside the broader market, and even the well-priced trapped-capital plays would not bottom on a thematic basis.</w:t>
      </w:r>
    </w:p>
    <w:p>
      <w:pPr>
        <w:spacing w:after="160" w:line="300"/>
        <w:jc w:val="both"/>
      </w:pPr>
      <w:r>
        <w:rPr>
          <w:rFonts w:ascii="Calibri" w:cs="Calibri" w:eastAsia="Calibri" w:hAnsi="Calibri"/>
          <w:sz w:val="22"/>
          <w:szCs w:val="22"/>
        </w:rPr>
        <w:t xml:space="preserve">This is less a thematic-specific failure than a market environment failure, but the implication is that any thematic strategy needs to be robust to (or hedged against) the macro overlay. Risk-off positioning (which is Richard's current state) is a partial hedge; concentrated bottom-up name selection is another partial hedge; explicit position sizing to reflect macro uncertainty is the most direct hedge.</w:t>
      </w:r>
    </w:p>
    <w:p>
      <w:pPr>
        <w:pStyle w:val="Heading2"/>
        <w:spacing w:after="160" w:before="280"/>
      </w:pPr>
      <w:r>
        <w:rPr>
          <w:rFonts w:ascii="Calibri" w:cs="Calibri" w:eastAsia="Calibri" w:hAnsi="Calibri"/>
          <w:b/>
          <w:bCs/>
          <w:sz w:val="28"/>
          <w:szCs w:val="28"/>
        </w:rPr>
        <w:t xml:space="preserve">Cross-cutting conclusions from the pre-mortem</w:t>
      </w:r>
    </w:p>
    <w:p>
      <w:pPr>
        <w:spacing w:after="160" w:line="300"/>
        <w:jc w:val="both"/>
      </w:pPr>
      <w:r>
        <w:rPr>
          <w:rFonts w:ascii="Calibri" w:cs="Calibri" w:eastAsia="Calibri" w:hAnsi="Calibri"/>
          <w:sz w:val="22"/>
          <w:szCs w:val="22"/>
        </w:rPr>
        <w:t xml:space="preserve">The pre-mortem produces three cross-cutting conclusions that bear on portfolio construction.</w:t>
      </w:r>
    </w:p>
    <w:p>
      <w:pPr>
        <w:spacing w:after="160" w:line="300"/>
        <w:jc w:val="both"/>
      </w:pPr>
      <w:r>
        <w:rPr>
          <w:rFonts w:ascii="Calibri" w:cs="Calibri" w:eastAsia="Calibri" w:hAnsi="Calibri"/>
          <w:b/>
          <w:bCs/>
          <w:sz w:val="22"/>
          <w:szCs w:val="22"/>
        </w:rPr>
        <w:t xml:space="preserve">First, the highest-conviction picks-and-shovels exposure must be sized for the possibility that hyperscaler capex retrenches.</w:t>
      </w:r>
      <w:r>
        <w:rPr>
          <w:rFonts w:ascii="Calibri" w:cs="Calibri" w:eastAsia="Calibri" w:hAnsi="Calibri"/>
          <w:sz w:val="22"/>
          <w:szCs w:val="22"/>
        </w:rPr>
        <w:t xml:space="preserve"> Even on names with strong order-book visibility (Siemens Energy, Prysmian), the multiple compression risk in a hyperscaler-cut scenario is meaningful. Position sizing should reflect this asymmetry, with stop-loss discipline calibrated to the speed at which the narrative could shift.</w:t>
      </w:r>
    </w:p>
    <w:p>
      <w:pPr>
        <w:spacing w:after="160" w:line="300"/>
        <w:jc w:val="both"/>
      </w:pPr>
      <w:r>
        <w:rPr>
          <w:rFonts w:ascii="Calibri" w:cs="Calibri" w:eastAsia="Calibri" w:hAnsi="Calibri"/>
          <w:b/>
          <w:bCs/>
          <w:sz w:val="22"/>
          <w:szCs w:val="22"/>
        </w:rPr>
        <w:t xml:space="preserve">Second, the trapped-capital opportunity is real but the timing is uncertain.</w:t>
      </w:r>
      <w:r>
        <w:rPr>
          <w:rFonts w:ascii="Calibri" w:cs="Calibri" w:eastAsia="Calibri" w:hAnsi="Calibri"/>
          <w:sz w:val="22"/>
          <w:szCs w:val="22"/>
        </w:rPr>
        <w:t xml:space="preserve"> The Q1 2026 selloff was not the bottom; the April 2026 rebound was not a definitive recovery; the dispersion within the segment requires ongoing analytical work. The implication for sizing is that any individual trapped-capital position should be sized to allow for further drawdown before the bottom is established, with the analytical edge expressing over a 12-18 month horizon rather than a 3-6 month horizon.</w:t>
      </w:r>
    </w:p>
    <w:p>
      <w:pPr>
        <w:spacing w:after="160" w:line="300"/>
        <w:jc w:val="both"/>
      </w:pPr>
      <w:r>
        <w:rPr>
          <w:rFonts w:ascii="Calibri" w:cs="Calibri" w:eastAsia="Calibri" w:hAnsi="Calibri"/>
          <w:b/>
          <w:bCs/>
          <w:sz w:val="22"/>
          <w:szCs w:val="22"/>
        </w:rPr>
        <w:t xml:space="preserve">Third, the regulatory and political backdrop is a significant source of unhedgeable event risk.</w:t>
      </w:r>
      <w:r>
        <w:rPr>
          <w:rFonts w:ascii="Calibri" w:cs="Calibri" w:eastAsia="Calibri" w:hAnsi="Calibri"/>
          <w:sz w:val="22"/>
          <w:szCs w:val="22"/>
        </w:rPr>
        <w:t xml:space="preserve"> The AI Act enforcement intensity, the resolution of US-China semiconductor tensions, the European political response to the energy buildout — all of these are exogenous events that can move the entire thematic regardless of bottom-up positioning. The most useful response is event-tracking and rapid-reaction planning rather than direct hedging.</w:t>
      </w:r>
    </w:p>
    <w:p>
      <w:pPr>
        <w:pBdr>
          <w:bottom w:val="single" w:color="888888" w:sz="6" w:space="1"/>
        </w:pBdr>
        <w:spacing w:after="120" w:before="120"/>
      </w:pPr>
      <w:r>
        <w:t xml:space="preserve"/>
      </w:r>
    </w:p>
    <w:p>
      <w:pPr>
        <w:pStyle w:val="Heading1"/>
        <w:spacing w:after="200" w:before="360"/>
      </w:pPr>
      <w:r>
        <w:rPr>
          <w:rFonts w:ascii="Calibri" w:cs="Calibri" w:eastAsia="Calibri" w:hAnsi="Calibri"/>
          <w:b/>
          <w:bCs/>
          <w:sz w:val="36"/>
          <w:szCs w:val="36"/>
        </w:rPr>
        <w:t xml:space="preserve">Synthesis and Conclusions</w:t>
      </w:r>
    </w:p>
    <w:p>
      <w:pPr>
        <w:pStyle w:val="Heading2"/>
        <w:spacing w:after="160" w:before="280"/>
      </w:pPr>
      <w:r>
        <w:rPr>
          <w:rFonts w:ascii="Calibri" w:cs="Calibri" w:eastAsia="Calibri" w:hAnsi="Calibri"/>
          <w:b/>
          <w:bCs/>
          <w:sz w:val="28"/>
          <w:szCs w:val="28"/>
        </w:rPr>
        <w:t xml:space="preserve">What the three passes have produced</w:t>
      </w:r>
    </w:p>
    <w:p>
      <w:pPr>
        <w:spacing w:after="160" w:line="300"/>
        <w:jc w:val="both"/>
      </w:pPr>
      <w:r>
        <w:rPr>
          <w:rFonts w:ascii="Calibri" w:cs="Calibri" w:eastAsia="Calibri" w:hAnsi="Calibri"/>
          <w:sz w:val="22"/>
          <w:szCs w:val="22"/>
        </w:rPr>
        <w:t xml:space="preserve">Pass 1 mapped the European AI value chain across seven tiers and identified nine substantive sub-themes, with the strongest 18-month conviction being on the physical-bottleneck sub-themes (power equipment, cables, cooling) and the highest analytical edge being on the trapped-capital dispersion within European software and services.</w:t>
      </w:r>
    </w:p>
    <w:p>
      <w:pPr>
        <w:spacing w:after="160" w:line="300"/>
        <w:jc w:val="both"/>
      </w:pPr>
      <w:r>
        <w:rPr>
          <w:rFonts w:ascii="Calibri" w:cs="Calibri" w:eastAsia="Calibri" w:hAnsi="Calibri"/>
          <w:sz w:val="22"/>
          <w:szCs w:val="22"/>
        </w:rPr>
        <w:t xml:space="preserve">Pass 2 applied six alternative mental models — capital cycle, Christensen disruption, reflexivity, base rates of tech transitions, bottleneck economics, picks-and-shovels with commoditisation caveat. The lenses converged on three points: the picks-and-shovels names are at risk of multiple compression even as earnings hold up; the trapped-capital sub-themes are more dispersed than the consensus assumes; the binding constraint (grid + power equipment) is the structurally tightest position in the value chain on an 18-month view.</w:t>
      </w:r>
    </w:p>
    <w:p>
      <w:pPr>
        <w:spacing w:after="160" w:line="300"/>
        <w:jc w:val="both"/>
      </w:pPr>
      <w:r>
        <w:rPr>
          <w:rFonts w:ascii="Calibri" w:cs="Calibri" w:eastAsia="Calibri" w:hAnsi="Calibri"/>
          <w:sz w:val="22"/>
          <w:szCs w:val="22"/>
        </w:rPr>
        <w:t xml:space="preserve">Pass 3 inverted the analysis through a pre-mortem and identified six failure paths: hyperscaler capex retrenchment, AI Act enforcement shock, Chinese semiconductor breakthrough, faster-than-expected software disruption, physical-execution failure, and macroeconomic shock. The most probable single failure path is hyperscaler capex retrenchment; the most underweighted is AI Act enforcement intensity.</w:t>
      </w:r>
    </w:p>
    <w:p>
      <w:pPr>
        <w:pStyle w:val="Heading2"/>
        <w:spacing w:after="160" w:before="280"/>
      </w:pPr>
      <w:r>
        <w:rPr>
          <w:rFonts w:ascii="Calibri" w:cs="Calibri" w:eastAsia="Calibri" w:hAnsi="Calibri"/>
          <w:b/>
          <w:bCs/>
          <w:sz w:val="28"/>
          <w:szCs w:val="28"/>
        </w:rPr>
        <w:t xml:space="preserve">Where the highest-edge analytical work sits</w:t>
      </w:r>
    </w:p>
    <w:p>
      <w:pPr>
        <w:spacing w:after="160" w:line="300"/>
        <w:jc w:val="both"/>
      </w:pPr>
      <w:r>
        <w:rPr>
          <w:rFonts w:ascii="Calibri" w:cs="Calibri" w:eastAsia="Calibri" w:hAnsi="Calibri"/>
          <w:sz w:val="22"/>
          <w:szCs w:val="22"/>
        </w:rPr>
        <w:t xml:space="preserve">The highest-edge analytical work for a fundamentally-oriented investor sits in the </w:t>
      </w:r>
      <w:r>
        <w:rPr>
          <w:rFonts w:ascii="Calibri" w:cs="Calibri" w:eastAsia="Calibri" w:hAnsi="Calibri"/>
          <w:b/>
          <w:bCs/>
          <w:sz w:val="22"/>
          <w:szCs w:val="22"/>
        </w:rPr>
        <w:t xml:space="preserve">dispersion within sub-themes</w:t>
      </w:r>
      <w:r>
        <w:rPr>
          <w:rFonts w:ascii="Calibri" w:cs="Calibri" w:eastAsia="Calibri" w:hAnsi="Calibri"/>
          <w:sz w:val="22"/>
          <w:szCs w:val="22"/>
        </w:rPr>
        <w:t xml:space="preserve">, not in the choice between sub-themes. The market is reasonably efficient at pricing the sub-theme question (the picks-and-shovels narrative is well understood, the disruption narrative is well understood); the market is materially less efficient at differentiating within sub-themes between names with genuinely durable economics and names with apparent-but-fragile moats.</w:t>
      </w:r>
    </w:p>
    <w:p>
      <w:pPr>
        <w:spacing w:after="160" w:line="300"/>
        <w:jc w:val="both"/>
      </w:pPr>
      <w:r>
        <w:rPr>
          <w:rFonts w:ascii="Calibri" w:cs="Calibri" w:eastAsia="Calibri" w:hAnsi="Calibri"/>
          <w:sz w:val="22"/>
          <w:szCs w:val="22"/>
        </w:rPr>
        <w:t xml:space="preserve">The four highest-edge dispersion questions, in my view:</w:t>
      </w:r>
    </w:p>
    <w:p>
      <w:pPr>
        <w:spacing w:after="160" w:line="300"/>
        <w:jc w:val="both"/>
      </w:pPr>
      <w:r>
        <w:rPr>
          <w:rFonts w:ascii="Calibri" w:cs="Calibri" w:eastAsia="Calibri" w:hAnsi="Calibri"/>
          <w:b/>
          <w:bCs/>
          <w:sz w:val="22"/>
          <w:szCs w:val="22"/>
        </w:rPr>
        <w:t xml:space="preserve">One:</w:t>
      </w:r>
      <w:r>
        <w:rPr>
          <w:rFonts w:ascii="Calibri" w:cs="Calibri" w:eastAsia="Calibri" w:hAnsi="Calibri"/>
          <w:sz w:val="22"/>
          <w:szCs w:val="22"/>
        </w:rPr>
        <w:t xml:space="preserve"> Within European software incumbents, which names have integration-bound jobs-to-be-done plus genuinely proprietary data versus which names have integration-bound jobs but commodity data? The answers separate RELX/Wolters Kluwer/SAP from Sage/Nemetschek/parts of Dassault.</w:t>
      </w:r>
    </w:p>
    <w:p>
      <w:pPr>
        <w:spacing w:after="160" w:line="300"/>
        <w:jc w:val="both"/>
      </w:pPr>
      <w:r>
        <w:rPr>
          <w:rFonts w:ascii="Calibri" w:cs="Calibri" w:eastAsia="Calibri" w:hAnsi="Calibri"/>
          <w:b/>
          <w:bCs/>
          <w:sz w:val="22"/>
          <w:szCs w:val="22"/>
        </w:rPr>
        <w:t xml:space="preserve">Two:</w:t>
      </w:r>
      <w:r>
        <w:rPr>
          <w:rFonts w:ascii="Calibri" w:cs="Calibri" w:eastAsia="Calibri" w:hAnsi="Calibri"/>
          <w:sz w:val="22"/>
          <w:szCs w:val="22"/>
        </w:rPr>
        <w:t xml:space="preserve"> Within picks-and-shovels names, which businesses have multi-decade durability dimensions (scale economies, learning curves, certification moats, IP) versus which have transitory pricing power that fades as supply catches up? The answers separate ASML, Siemens Energy heavy-turbines, and the major HVDC cable producers from the broader cooling and rack-level distribution names.</w:t>
      </w:r>
    </w:p>
    <w:p>
      <w:pPr>
        <w:spacing w:after="160" w:line="300"/>
        <w:jc w:val="both"/>
      </w:pPr>
      <w:r>
        <w:rPr>
          <w:rFonts w:ascii="Calibri" w:cs="Calibri" w:eastAsia="Calibri" w:hAnsi="Calibri"/>
          <w:b/>
          <w:bCs/>
          <w:sz w:val="22"/>
          <w:szCs w:val="22"/>
        </w:rPr>
        <w:t xml:space="preserve">Three:</w:t>
      </w:r>
      <w:r>
        <w:rPr>
          <w:rFonts w:ascii="Calibri" w:cs="Calibri" w:eastAsia="Calibri" w:hAnsi="Calibri"/>
          <w:sz w:val="22"/>
          <w:szCs w:val="22"/>
        </w:rPr>
        <w:t xml:space="preserve"> Within disrupted incumbents, which businesses face client-captures-the-productivity dynamics versus vendor-captures-the-productivity dynamics? The answers separate WPP, Publicis, Teleperformance, and Capgemini (client-captures, multiple compression) from publishers and reference-data businesses (mixed, with proprietary data being the discriminator).</w:t>
      </w:r>
    </w:p>
    <w:p>
      <w:pPr>
        <w:spacing w:after="160" w:line="300"/>
        <w:jc w:val="both"/>
      </w:pPr>
      <w:r>
        <w:rPr>
          <w:rFonts w:ascii="Calibri" w:cs="Calibri" w:eastAsia="Calibri" w:hAnsi="Calibri"/>
          <w:b/>
          <w:bCs/>
          <w:sz w:val="22"/>
          <w:szCs w:val="22"/>
        </w:rPr>
        <w:t xml:space="preserve">Four:</w:t>
      </w:r>
      <w:r>
        <w:rPr>
          <w:rFonts w:ascii="Calibri" w:cs="Calibri" w:eastAsia="Calibri" w:hAnsi="Calibri"/>
          <w:sz w:val="22"/>
          <w:szCs w:val="22"/>
        </w:rPr>
        <w:t xml:space="preserve"> Within renewable utilities, which businesses are positioned to monetise the PPA premium economics versus which are stuck in commodity wholesale generation? The answers separate Iberdrola, EDP Renováveis, and Ørsted (despite execution issues) from the more conventional integrated utility plays.</w:t>
      </w:r>
    </w:p>
    <w:p>
      <w:pPr>
        <w:pStyle w:val="Heading2"/>
        <w:spacing w:after="160" w:before="280"/>
      </w:pPr>
      <w:r>
        <w:rPr>
          <w:rFonts w:ascii="Calibri" w:cs="Calibri" w:eastAsia="Calibri" w:hAnsi="Calibri"/>
          <w:b/>
          <w:bCs/>
          <w:sz w:val="28"/>
          <w:szCs w:val="28"/>
        </w:rPr>
        <w:t xml:space="preserve">Twelve-to-eighteen month catalyst structure</w:t>
      </w:r>
    </w:p>
    <w:p>
      <w:pPr>
        <w:spacing w:after="160" w:line="300"/>
        <w:jc w:val="both"/>
      </w:pPr>
      <w:r>
        <w:rPr>
          <w:rFonts w:ascii="Calibri" w:cs="Calibri" w:eastAsia="Calibri" w:hAnsi="Calibri"/>
          <w:sz w:val="22"/>
          <w:szCs w:val="22"/>
        </w:rPr>
        <w:t xml:space="preserve">The thematic operates on three distinct catalyst clocks.</w:t>
      </w:r>
    </w:p>
    <w:p>
      <w:pPr>
        <w:spacing w:after="160" w:line="300"/>
        <w:jc w:val="both"/>
      </w:pPr>
      <w:r>
        <w:rPr>
          <w:rFonts w:ascii="Calibri" w:cs="Calibri" w:eastAsia="Calibri" w:hAnsi="Calibri"/>
          <w:b/>
          <w:bCs/>
          <w:sz w:val="22"/>
          <w:szCs w:val="22"/>
        </w:rPr>
        <w:t xml:space="preserve">Quarterly clock:</w:t>
      </w:r>
      <w:r>
        <w:rPr>
          <w:rFonts w:ascii="Calibri" w:cs="Calibri" w:eastAsia="Calibri" w:hAnsi="Calibri"/>
          <w:sz w:val="22"/>
          <w:szCs w:val="22"/>
        </w:rPr>
        <w:t xml:space="preserve"> Earnings reports and order-intake commentary from Schneider Electric, Siemens Energy, Prysmian, Nexans, NKT, ASML, Legrand, ABB, Schneider, and the major utilities. Each report provides incremental evidence on the sustainability of the order book and the pricing power of the binding-constraint positions. These are the most-watched catalysts and the ones where consensus expectations are most concrete.</w:t>
      </w:r>
    </w:p>
    <w:p>
      <w:pPr>
        <w:spacing w:after="160" w:line="300"/>
        <w:jc w:val="both"/>
      </w:pPr>
      <w:r>
        <w:rPr>
          <w:rFonts w:ascii="Calibri" w:cs="Calibri" w:eastAsia="Calibri" w:hAnsi="Calibri"/>
          <w:b/>
          <w:bCs/>
          <w:sz w:val="22"/>
          <w:szCs w:val="22"/>
        </w:rPr>
        <w:t xml:space="preserve">Semi-annual clock:</w:t>
      </w:r>
      <w:r>
        <w:rPr>
          <w:rFonts w:ascii="Calibri" w:cs="Calibri" w:eastAsia="Calibri" w:hAnsi="Calibri"/>
          <w:sz w:val="22"/>
          <w:szCs w:val="22"/>
        </w:rPr>
        <w:t xml:space="preserve"> Hyperscaler capex commentary from Microsoft, Amazon, Alphabet, Meta, and Oracle, which sets the upstream demand signal for the entire European supply chain. The capex commentary tends to surprise in either direction at major catalysts (Q4 calls in particular), and the 18-month thematic can be re-priced materially on a single quarter of capex commentary from one major hyperscaler.</w:t>
      </w:r>
    </w:p>
    <w:p>
      <w:pPr>
        <w:spacing w:after="160" w:line="300"/>
        <w:jc w:val="both"/>
      </w:pPr>
      <w:r>
        <w:rPr>
          <w:rFonts w:ascii="Calibri" w:cs="Calibri" w:eastAsia="Calibri" w:hAnsi="Calibri"/>
          <w:b/>
          <w:bCs/>
          <w:sz w:val="22"/>
          <w:szCs w:val="22"/>
        </w:rPr>
        <w:t xml:space="preserve">Episodic clock:</w:t>
      </w:r>
      <w:r>
        <w:rPr>
          <w:rFonts w:ascii="Calibri" w:cs="Calibri" w:eastAsia="Calibri" w:hAnsi="Calibri"/>
          <w:sz w:val="22"/>
          <w:szCs w:val="22"/>
        </w:rPr>
        <w:t xml:space="preserve"> Regulatory events (AI Act enforcement actions starting August 2026, Digital Omnibus resolution, US-China semiconductor policy shifts, member-state-level DC permitting decisions). These events are unpredictable in timing but can produce sharp short-window re-pricings of specific sub-themes.</w:t>
      </w:r>
    </w:p>
    <w:p>
      <w:pPr>
        <w:spacing w:after="160" w:line="300"/>
        <w:jc w:val="both"/>
      </w:pPr>
      <w:r>
        <w:rPr>
          <w:rFonts w:ascii="Calibri" w:cs="Calibri" w:eastAsia="Calibri" w:hAnsi="Calibri"/>
          <w:sz w:val="22"/>
          <w:szCs w:val="22"/>
        </w:rPr>
        <w:t xml:space="preserve">The investment implication is that the thematic requires active monitoring on all three clocks, with the response functions calibrated to the type of catalyst. Quarterly earnings catalysts are largely about confirming or denying existing positioning; hyperscaler capex catalysts are about re-pricing the entire supply chain; regulatory catalysts are about specific sub-theme repricings.</w:t>
      </w:r>
    </w:p>
    <w:p>
      <w:pPr>
        <w:pStyle w:val="Heading2"/>
        <w:spacing w:after="160" w:before="280"/>
      </w:pPr>
      <w:r>
        <w:rPr>
          <w:rFonts w:ascii="Calibri" w:cs="Calibri" w:eastAsia="Calibri" w:hAnsi="Calibri"/>
          <w:b/>
          <w:bCs/>
          <w:sz w:val="28"/>
          <w:szCs w:val="28"/>
        </w:rPr>
        <w:t xml:space="preserve">The thematic A-F score</w:t>
      </w:r>
    </w:p>
    <w:p>
      <w:pPr>
        <w:spacing w:after="160" w:line="300"/>
        <w:jc w:val="both"/>
      </w:pPr>
      <w:r>
        <w:rPr>
          <w:rFonts w:ascii="Calibri" w:cs="Calibri" w:eastAsia="Calibri" w:hAnsi="Calibri"/>
          <w:sz w:val="22"/>
          <w:szCs w:val="22"/>
        </w:rPr>
        <w:t xml:space="preserve">Applying a Viewforth-style A-F framework to the AI thematic as a whole:</w:t>
      </w:r>
    </w:p>
    <w:p>
      <w:pPr>
        <w:spacing w:after="160" w:line="300"/>
        <w:jc w:val="both"/>
      </w:pPr>
      <w:r>
        <w:rPr>
          <w:rFonts w:ascii="Calibri" w:cs="Calibri" w:eastAsia="Calibri" w:hAnsi="Calibri"/>
          <w:b/>
          <w:bCs/>
          <w:sz w:val="22"/>
          <w:szCs w:val="22"/>
        </w:rPr>
        <w:t xml:space="preserve">Sub-theme attractiveness (composite of demand visibility, supply tightness, pricing power, regulatory environment):</w:t>
      </w:r>
      <w:r>
        <w:rPr>
          <w:rFonts w:ascii="Calibri" w:cs="Calibri" w:eastAsia="Calibri" w:hAnsi="Calibri"/>
          <w:sz w:val="22"/>
          <w:szCs w:val="22"/>
        </w:rPr>
        <w:t xml:space="preserve"> B+. The demand visibility is strong; the supply tightness is real; the pricing power is durable on the binding-constraint nodes; the regulatory environment is mixed but probably net-positive for European-positioned suppliers. The composite is strong but not exceptional.</w:t>
      </w:r>
    </w:p>
    <w:p>
      <w:pPr>
        <w:spacing w:after="160" w:line="300"/>
        <w:jc w:val="both"/>
      </w:pPr>
      <w:r>
        <w:rPr>
          <w:rFonts w:ascii="Calibri" w:cs="Calibri" w:eastAsia="Calibri" w:hAnsi="Calibri"/>
          <w:b/>
          <w:bCs/>
          <w:sz w:val="22"/>
          <w:szCs w:val="22"/>
        </w:rPr>
        <w:t xml:space="preserve">Valuation:</w:t>
      </w:r>
      <w:r>
        <w:rPr>
          <w:rFonts w:ascii="Calibri" w:cs="Calibri" w:eastAsia="Calibri" w:hAnsi="Calibri"/>
          <w:sz w:val="22"/>
          <w:szCs w:val="22"/>
        </w:rPr>
        <w:t xml:space="preserve"> C. The picks-and-shovels names are mostly trading at multiples that already reflect the cycle. The trapped-capital names are dispersed but the most-attractive (RELX, Wolters Kluwer, parts of SAP) are trading at multiples that reflect the rebound from the Q1 selloff. The cleanest value setups are in the secondary picks-and-shovels names (cables relative to power equipment, certain materials names) and in the more deeply disrupted incumbents (selected publishers, certain services names). Overall the thematic is not cheap.</w:t>
      </w:r>
    </w:p>
    <w:p>
      <w:pPr>
        <w:spacing w:after="160" w:line="300"/>
        <w:jc w:val="both"/>
      </w:pPr>
      <w:r>
        <w:rPr>
          <w:rFonts w:ascii="Calibri" w:cs="Calibri" w:eastAsia="Calibri" w:hAnsi="Calibri"/>
          <w:b/>
          <w:bCs/>
          <w:sz w:val="22"/>
          <w:szCs w:val="22"/>
        </w:rPr>
        <w:t xml:space="preserve">Catalyst clarity:</w:t>
      </w:r>
      <w:r>
        <w:rPr>
          <w:rFonts w:ascii="Calibri" w:cs="Calibri" w:eastAsia="Calibri" w:hAnsi="Calibri"/>
          <w:sz w:val="22"/>
          <w:szCs w:val="22"/>
        </w:rPr>
        <w:t xml:space="preserve"> B. The quarterly catalysts are well-defined; the hyperscaler capex catalysts are well-defined; the regulatory catalysts are episodic but identifiable. The 18-month window provides enough time for catalyst-driven repricings to express.</w:t>
      </w:r>
    </w:p>
    <w:p>
      <w:pPr>
        <w:spacing w:after="160" w:line="300"/>
        <w:jc w:val="both"/>
      </w:pPr>
      <w:r>
        <w:rPr>
          <w:rFonts w:ascii="Calibri" w:cs="Calibri" w:eastAsia="Calibri" w:hAnsi="Calibri"/>
          <w:b/>
          <w:bCs/>
          <w:sz w:val="22"/>
          <w:szCs w:val="22"/>
        </w:rPr>
        <w:t xml:space="preserve">Risk-reward symmetry:</w:t>
      </w:r>
      <w:r>
        <w:rPr>
          <w:rFonts w:ascii="Calibri" w:cs="Calibri" w:eastAsia="Calibri" w:hAnsi="Calibri"/>
          <w:sz w:val="22"/>
          <w:szCs w:val="22"/>
        </w:rPr>
        <w:t xml:space="preserve"> B-. The downside scenarios in the pre-mortem are real and meaningful. The upside scenarios are present but less asymmetric than the consensus implies — most of the upside is incremental rather than transformational, while the downside on the most-stretched names is potentially severe.</w:t>
      </w:r>
    </w:p>
    <w:p>
      <w:pPr>
        <w:spacing w:after="160" w:line="300"/>
        <w:jc w:val="both"/>
      </w:pPr>
      <w:r>
        <w:rPr>
          <w:rFonts w:ascii="Calibri" w:cs="Calibri" w:eastAsia="Calibri" w:hAnsi="Calibri"/>
          <w:b/>
          <w:bCs/>
          <w:sz w:val="22"/>
          <w:szCs w:val="22"/>
        </w:rPr>
        <w:t xml:space="preserve">Edge availability for fundamental analysis:</w:t>
      </w:r>
      <w:r>
        <w:rPr>
          <w:rFonts w:ascii="Calibri" w:cs="Calibri" w:eastAsia="Calibri" w:hAnsi="Calibri"/>
          <w:sz w:val="22"/>
          <w:szCs w:val="22"/>
        </w:rPr>
        <w:t xml:space="preserve"> A-. The dispersion within sub-themes is high, the consensus is undifferentiated on key questions, and the integration-depth-and-data-proprietariness analysis on European software is genuinely additive. This is where the thematic earns its place in a concentrated portfolio.</w:t>
      </w:r>
    </w:p>
    <w:p>
      <w:pPr>
        <w:spacing w:after="160" w:line="300"/>
        <w:jc w:val="both"/>
      </w:pPr>
      <w:r>
        <w:rPr>
          <w:rFonts w:ascii="Calibri" w:cs="Calibri" w:eastAsia="Calibri" w:hAnsi="Calibri"/>
          <w:b/>
          <w:bCs/>
          <w:sz w:val="22"/>
          <w:szCs w:val="22"/>
        </w:rPr>
        <w:t xml:space="preserve">Composite thematic score:</w:t>
      </w:r>
      <w:r>
        <w:rPr>
          <w:rFonts w:ascii="Calibri" w:cs="Calibri" w:eastAsia="Calibri" w:hAnsi="Calibri"/>
          <w:sz w:val="22"/>
          <w:szCs w:val="22"/>
        </w:rPr>
        <w:t xml:space="preserve"> B. The AI thematic is real, the European exposure is meaningful, and the analytical edge is available — but the trade structure favours selectivity within sub-themes over basket exposure, and the multiple support on the most-popular names is fragile. A concentrated investor with bottom-up analytical capability can extract alpha; an unselective basket investor would more likely participate in both the upside and the downside.</w:t>
      </w:r>
    </w:p>
    <w:p>
      <w:pPr>
        <w:pStyle w:val="Heading2"/>
        <w:spacing w:after="160" w:before="280"/>
      </w:pPr>
      <w:r>
        <w:rPr>
          <w:rFonts w:ascii="Calibri" w:cs="Calibri" w:eastAsia="Calibri" w:hAnsi="Calibri"/>
          <w:b/>
          <w:bCs/>
          <w:sz w:val="28"/>
          <w:szCs w:val="28"/>
        </w:rPr>
        <w:t xml:space="preserve">What the watchlist should look like (conceptually, not as a triage commitment)</w:t>
      </w:r>
    </w:p>
    <w:p>
      <w:pPr>
        <w:spacing w:after="160" w:line="300"/>
        <w:jc w:val="both"/>
      </w:pPr>
      <w:r>
        <w:rPr>
          <w:rFonts w:ascii="Calibri" w:cs="Calibri" w:eastAsia="Calibri" w:hAnsi="Calibri"/>
          <w:sz w:val="22"/>
          <w:szCs w:val="22"/>
        </w:rPr>
        <w:t xml:space="preserve">Without committing to triage candidates (which is the explicit follow-on project), the watchlist conceptually should include:</w:t>
      </w:r>
    </w:p>
    <w:p>
      <w:pPr>
        <w:pStyle w:val="ListParagraph"/>
        <w:numPr>
          <w:ilvl w:val="0"/>
          <w:numId w:val="2"/>
        </w:numPr>
        <w:spacing w:after="80"/>
      </w:pPr>
      <w:r>
        <w:rPr>
          <w:rFonts w:ascii="Calibri" w:cs="Calibri" w:eastAsia="Calibri" w:hAnsi="Calibri"/>
          <w:b/>
          <w:bCs/>
          <w:sz w:val="22"/>
          <w:szCs w:val="22"/>
        </w:rPr>
        <w:t xml:space="preserve">Long bias on binding-constraint owners with durability:</w:t>
      </w:r>
      <w:r>
        <w:rPr>
          <w:rFonts w:ascii="Calibri" w:cs="Calibri" w:eastAsia="Calibri" w:hAnsi="Calibri"/>
          <w:sz w:val="22"/>
          <w:szCs w:val="22"/>
        </w:rPr>
        <w:t xml:space="preserve"> ASML (lithography monopoly, despite China noise); the major HVDC cable producers (Prysmian, Nexans, NKT) for upstream operating leverage; Siemens Energy for the gas-turbine and grid-equipment franchise (with awareness of multiple stretch); Schneider Electric for the integrated DC power-and-cooling franchise (with similar awareness).</w:t>
      </w:r>
    </w:p>
    <w:p>
      <w:pPr>
        <w:pStyle w:val="ListParagraph"/>
        <w:numPr>
          <w:ilvl w:val="0"/>
          <w:numId w:val="2"/>
        </w:numPr>
        <w:spacing w:after="80"/>
      </w:pPr>
      <w:r>
        <w:rPr>
          <w:rFonts w:ascii="Calibri" w:cs="Calibri" w:eastAsia="Calibri" w:hAnsi="Calibri"/>
          <w:b/>
          <w:bCs/>
          <w:sz w:val="22"/>
          <w:szCs w:val="22"/>
        </w:rPr>
        <w:t xml:space="preserve">Selective bias on protected incumbents:</w:t>
      </w:r>
      <w:r>
        <w:rPr>
          <w:rFonts w:ascii="Calibri" w:cs="Calibri" w:eastAsia="Calibri" w:hAnsi="Calibri"/>
          <w:sz w:val="22"/>
          <w:szCs w:val="22"/>
        </w:rPr>
        <w:t xml:space="preserve"> RELX and Wolters Kluwer as proprietary-data plays; SAP as the integration-core defensive but with binary upside on agentic-AI execution; Iberdrola and EDP for the PPA-monetisation thesis.</w:t>
      </w:r>
    </w:p>
    <w:p>
      <w:pPr>
        <w:pStyle w:val="ListParagraph"/>
        <w:numPr>
          <w:ilvl w:val="0"/>
          <w:numId w:val="2"/>
        </w:numPr>
        <w:spacing w:after="80"/>
      </w:pPr>
      <w:r>
        <w:rPr>
          <w:rFonts w:ascii="Calibri" w:cs="Calibri" w:eastAsia="Calibri" w:hAnsi="Calibri"/>
          <w:b/>
          <w:bCs/>
          <w:sz w:val="22"/>
          <w:szCs w:val="22"/>
        </w:rPr>
        <w:t xml:space="preserve">Short or park bias on commoditising or disrupted names:</w:t>
      </w:r>
      <w:r>
        <w:rPr>
          <w:rFonts w:ascii="Calibri" w:cs="Calibri" w:eastAsia="Calibri" w:hAnsi="Calibri"/>
          <w:sz w:val="22"/>
          <w:szCs w:val="22"/>
        </w:rPr>
        <w:t xml:space="preserve"> Sage as the most-decomposable mid-tier software; WPP and Publicis as client-captures-the-productivity casualties; Teleperformance as the contact-centre disruption case; certain mid-tier industrial software names that lack the integration moat of SAP or RELX.</w:t>
      </w:r>
    </w:p>
    <w:p>
      <w:pPr>
        <w:pStyle w:val="ListParagraph"/>
        <w:numPr>
          <w:ilvl w:val="0"/>
          <w:numId w:val="2"/>
        </w:numPr>
        <w:spacing w:after="80"/>
      </w:pPr>
      <w:r>
        <w:rPr>
          <w:rFonts w:ascii="Calibri" w:cs="Calibri" w:eastAsia="Calibri" w:hAnsi="Calibri"/>
          <w:b/>
          <w:bCs/>
          <w:sz w:val="22"/>
          <w:szCs w:val="22"/>
        </w:rPr>
        <w:t xml:space="preserve">Watch list for catalysts:</w:t>
      </w:r>
      <w:r>
        <w:rPr>
          <w:rFonts w:ascii="Calibri" w:cs="Calibri" w:eastAsia="Calibri" w:hAnsi="Calibri"/>
          <w:sz w:val="22"/>
          <w:szCs w:val="22"/>
        </w:rPr>
        <w:t xml:space="preserve"> Centrica (UK SMR thesis); Spie and Bilfinger (DC construction and grid services); Aalberts (cooling-fluid second-order beneficiary); the Soitec/photonics complex (with awareness that the multiple is unanchored); the European AI-native universe (Mistral and adjacent privates) for sentiment indication.</w:t>
      </w:r>
    </w:p>
    <w:p>
      <w:pPr>
        <w:spacing w:after="160" w:line="300"/>
        <w:jc w:val="both"/>
      </w:pPr>
      <w:r>
        <w:rPr>
          <w:rFonts w:ascii="Calibri" w:cs="Calibri" w:eastAsia="Calibri" w:hAnsi="Calibri"/>
          <w:sz w:val="22"/>
          <w:szCs w:val="22"/>
        </w:rPr>
        <w:t xml:space="preserve">The watchlist construction principle is that </w:t>
      </w:r>
      <w:r>
        <w:rPr>
          <w:rFonts w:ascii="Calibri" w:cs="Calibri" w:eastAsia="Calibri" w:hAnsi="Calibri"/>
          <w:b/>
          <w:bCs/>
          <w:sz w:val="22"/>
          <w:szCs w:val="22"/>
        </w:rPr>
        <w:t xml:space="preserve">the picks-and-shovels names should be sized for the asymmetric downside in the hyperscaler-cut scenario, the protected-incumbent names should be sized to allow for further drawdown before bottoming, and the commoditising or disrupted names should be sized small as short-of-conviction positions that benefit from negative-conviction expression rather than positive-bet structures.</w:t>
      </w:r>
    </w:p>
    <w:p>
      <w:pPr>
        <w:pStyle w:val="Heading2"/>
        <w:spacing w:after="160" w:before="280"/>
      </w:pPr>
      <w:r>
        <w:rPr>
          <w:rFonts w:ascii="Calibri" w:cs="Calibri" w:eastAsia="Calibri" w:hAnsi="Calibri"/>
          <w:b/>
          <w:bCs/>
          <w:sz w:val="28"/>
          <w:szCs w:val="28"/>
        </w:rPr>
        <w:t xml:space="preserve">Final non-consensus calls</w:t>
      </w:r>
    </w:p>
    <w:p>
      <w:pPr>
        <w:spacing w:after="160" w:line="300"/>
        <w:jc w:val="both"/>
      </w:pPr>
      <w:r>
        <w:rPr>
          <w:rFonts w:ascii="Calibri" w:cs="Calibri" w:eastAsia="Calibri" w:hAnsi="Calibri"/>
          <w:sz w:val="22"/>
          <w:szCs w:val="22"/>
        </w:rPr>
        <w:t xml:space="preserve">To honour the brief's instruction to tilt challenging over bland, the four most non-consensus calls from this analysis are:</w:t>
      </w:r>
    </w:p>
    <w:p>
      <w:pPr>
        <w:spacing w:after="160" w:line="300"/>
        <w:jc w:val="both"/>
      </w:pPr>
      <w:r>
        <w:rPr>
          <w:rFonts w:ascii="Calibri" w:cs="Calibri" w:eastAsia="Calibri" w:hAnsi="Calibri"/>
          <w:b/>
          <w:bCs/>
          <w:sz w:val="22"/>
          <w:szCs w:val="22"/>
        </w:rPr>
        <w:t xml:space="preserve">One:</w:t>
      </w:r>
      <w:r>
        <w:rPr>
          <w:rFonts w:ascii="Calibri" w:cs="Calibri" w:eastAsia="Calibri" w:hAnsi="Calibri"/>
          <w:sz w:val="22"/>
          <w:szCs w:val="22"/>
        </w:rPr>
        <w:t xml:space="preserve"> The Q1 2026 selloff in RELX and Wolters Kluwer was a category error. These businesses are among the most-protected in the European software universe, not the least-protected. The rebound from this misclassification is one of the cleaner relief trades in the thematic.</w:t>
      </w:r>
      <w:ins w:id="202" w:author="Watson" w:date="2026-05-03T07:00:00Z">
        <w:r>
          <w:rPr>
            <w:rFonts w:ascii="Calibri" w:cs="Calibri" w:eastAsia="Calibri" w:hAnsi="Calibri"/>
            <w:sz w:val="22"/>
            <w:szCs w:val="22"/>
          </w:rPr>
          <w:t xml:space="preserve"> [v2 ADDITION 3-May-26: The selloff was specifically triggered by Anthropic's Claude Cowork legal plugins announcement (Feb 2026); subsequent earnings have empirically rebutted the bear thesis - WKL 25-Feb-26 print delivered 6% organic / 7% AOP growth; RELX 12-Feb-26 print confirmed Lexis+ AI doubled subscribers to "multiple hundreds of thousands" globally; Rothschild &amp; Co Redburn 4-Feb-26 reiterated Buy on RELX with Legal revenue upgrades to 2-3% ahead of consensus through 2028. Channel checks (Harvey AI Product Operations expert; KMSC Law LLP partner steadily increasing licenses; Global SI Senior Exec on tax/regulatory) confirm NO seat-count reductions at law firms or tax/regulatory enterprise customers.]</w:t>
        </w:r>
      </w:ins>
    </w:p>
    <w:p>
      <w:pPr>
        <w:spacing w:after="160" w:line="300"/>
        <w:jc w:val="both"/>
      </w:pPr>
      <w:r>
        <w:rPr>
          <w:rFonts w:ascii="Calibri" w:cs="Calibri" w:eastAsia="Calibri" w:hAnsi="Calibri"/>
          <w:b/>
          <w:bCs/>
          <w:sz w:val="22"/>
          <w:szCs w:val="22"/>
        </w:rPr>
        <w:t xml:space="preserve">Two:</w:t>
      </w:r>
      <w:r>
        <w:rPr>
          <w:rFonts w:ascii="Calibri" w:cs="Calibri" w:eastAsia="Calibri" w:hAnsi="Calibri"/>
          <w:sz w:val="22"/>
          <w:szCs w:val="22"/>
        </w:rPr>
        <w:t xml:space="preserve"> Mid-tier European industrial software (the rung below SAP and Siemens) faces faster Christensen disruption than the consensus models. The 12-18 month window is long enough for several names to break trend.</w:t>
      </w:r>
      <w:ins w:id="203" w:author="Watson" w:date="2026-05-03T07:00:00Z">
        <w:r>
          <w:rPr>
            <w:rFonts w:ascii="Calibri" w:cs="Calibri" w:eastAsia="Calibri" w:hAnsi="Calibri"/>
            <w:sz w:val="22"/>
            <w:szCs w:val="22"/>
          </w:rPr>
          <w:t xml:space="preserve"> [v2 SHARPEN 3-May-26: Specifically Dassault CAD-only customer segments (CEO Daloz Q4 25 confession "the model cannot be anymore the same" per AS Q2 evidence; pricing-model erosion from per-seat to value-based; three autonomous AI companions Aura/Leo/Marie launched; PTC Onshape competitive displacements in low-eight-figure range; Medidata Life Sciences structural share-loss compounding the Q4 25 -19% move) AND Sage SMB (AI-native ERPs Rillet/Campfire scaling at finance-leader level; lower TCO + superior multi-entity consolidation as customer pull). Nemetschek is REMOVED from this disruption framing: AS Q2 evidence shows 54.7% subscription/SaaS growth Q1 26 + AEC client conservatism + active Bluebeam Max + Firmus AI EUR60.5m acquisition place Nemetschek firmly in the augmentation/protected bucket.]</w:t>
        </w:r>
      </w:ins>
    </w:p>
    <w:p>
      <w:pPr>
        <w:spacing w:after="160" w:line="300"/>
        <w:jc w:val="both"/>
      </w:pPr>
      <w:r>
        <w:rPr>
          <w:rFonts w:ascii="Calibri" w:cs="Calibri" w:eastAsia="Calibri" w:hAnsi="Calibri"/>
          <w:b/>
          <w:bCs/>
          <w:sz w:val="22"/>
          <w:szCs w:val="22"/>
        </w:rPr>
        <w:t xml:space="preserve">Three:</w:t>
      </w:r>
      <w:r>
        <w:rPr>
          <w:rFonts w:ascii="Calibri" w:cs="Calibri" w:eastAsia="Calibri" w:hAnsi="Calibri"/>
          <w:sz w:val="22"/>
          <w:szCs w:val="22"/>
        </w:rPr>
        <w:t xml:space="preserve"> The picks-and-shovels names face a multiple-compression risk that exceeds their earnings risk in the 12-24 month window. The capital cycle is doing its job; the supply response is real; the consensus order-growth assumption is at risk.</w:t>
      </w:r>
      <w:ins w:id="204" w:author="Watson" w:date="2026-05-03T07:00:00Z">
        <w:r>
          <w:rPr>
            <w:rFonts w:ascii="Calibri" w:cs="Calibri" w:eastAsia="Calibri" w:hAnsi="Calibri"/>
            <w:sz w:val="22"/>
            <w:szCs w:val="22"/>
          </w:rPr>
          <w:t xml:space="preserve"> [v2 QUALIFICATION 3-May-26: The risk is positioning-driven not yet fundamentals-driven - hyperscaler capex is being revised UP not down in late 25 / early 26 (Alphabet $90B-$175-185B, Meta raised, Microsoft demand&gt;supply). The multiple compression would crystallise on a single hyperscaler quarterly cut + management prioritisation commentary, not on extrapolated trend. Quantified sell-side US tech-analyst moderation models do not surface.]</w:t>
        </w:r>
      </w:ins>
    </w:p>
    <w:p>
      <w:pPr>
        <w:spacing w:after="160" w:line="300"/>
        <w:jc w:val="both"/>
      </w:pPr>
      <w:r>
        <w:rPr>
          <w:rFonts w:ascii="Calibri" w:cs="Calibri" w:eastAsia="Calibri" w:hAnsi="Calibri"/>
          <w:b/>
          <w:bCs/>
          <w:sz w:val="22"/>
          <w:szCs w:val="22"/>
        </w:rPr>
        <w:t xml:space="preserve">Four:</w:t>
      </w:r>
      <w:r>
        <w:rPr>
          <w:rFonts w:ascii="Calibri" w:cs="Calibri" w:eastAsia="Calibri" w:hAnsi="Calibri"/>
          <w:sz w:val="22"/>
          <w:szCs w:val="22"/>
        </w:rPr>
        <w:t xml:space="preserve"> The cleanest, most under-discussed sub-theme is HVDC cables. The story is real, the order books extend, and the multiples have not stretched as far as the equipment-manufacturer multiples. This is the sub-theme where consensus is most likely to under-appreciate the durability of the demand-side over the next 18 months.</w:t>
      </w:r>
      <w:ins w:id="205" w:author="Watson" w:date="2026-05-03T07:00:00Z">
        <w:r>
          <w:rPr>
            <w:rFonts w:ascii="Calibri" w:cs="Calibri" w:eastAsia="Calibri" w:hAnsi="Calibri"/>
            <w:sz w:val="22"/>
            <w:szCs w:val="22"/>
          </w:rPr>
          <w:t xml:space="preserve"> [v2 SHARPEN 3-May-26: Combined ~EUR35bn HVDC-relevant backlog through 2028+ across Prysmian (EUR16.8bn Transmission / EUR4.0bn HVDC), Nexans (EUR7.9bn), NKT (EUR10.4bn). 90% / 85% / &gt;85% TSO concentration across the three names. Triad collectively controls ~89% of top-tier market share, defended by 525kV XLPE technology baseline (single cable pair carries up to 2.5GW), vessel scarcity (Prysmian captive fleet incl. Alessandro Volta 185m under construction; NKT Eleonora operational 2027), and VCV tower capital intensity. HVDC durability is primarily a TSO grid + offshore wind story (cross-reference IEA $300bn -&gt; $600bn by 2030 grid investment), with AI as a tail-end emerging demand source routing through low/medium voltage NOT HVDC core. NKT execution risk (Karlskrona EUR1.0bn cost overrun) and asymmetric liquidated damages on EUR35bn+ combined backlog are the sharpest single-name and cluster-wide tail risks. Differentiation: Prysmian = premium leader; NKT = highest-risk-highest-reward; Nexans = disciplined middle (Halden + Charleston &gt;90% utilization through 2028).]</w:t>
        </w:r>
      </w:ins>
    </w:p>
    <w:p>
      <w:pPr>
        <w:pStyle w:val="Heading2"/>
        <w:spacing w:after="160" w:before="280"/>
      </w:pPr>
      <w:r>
        <w:rPr>
          <w:rFonts w:ascii="Calibri" w:cs="Calibri" w:eastAsia="Calibri" w:hAnsi="Calibri"/>
          <w:b/>
          <w:bCs/>
          <w:sz w:val="28"/>
          <w:szCs w:val="28"/>
        </w:rPr>
        <w:t xml:space="preserve">Closing observations on follow-on work</w:t>
      </w:r>
    </w:p>
    <w:p>
      <w:pPr>
        <w:spacing w:after="160" w:line="300"/>
        <w:jc w:val="both"/>
      </w:pPr>
      <w:r>
        <w:rPr>
          <w:rFonts w:ascii="Calibri" w:cs="Calibri" w:eastAsia="Calibri" w:hAnsi="Calibri"/>
          <w:sz w:val="22"/>
          <w:szCs w:val="22"/>
        </w:rPr>
        <w:t xml:space="preserve">This memo deliberately avoids the formal triage candidate list. The right follow-on is to take the conceptual watchlist above, apply the standard Viewforth IG and Triaging processes (with the dispersion questions from this memo as the analytical priors), and surface the 5-8 names that warrant ESA-level depth. Two areas where the follow-on triage work is likely to surprise: (a) the European materials-and-back-end-equipment names (Soitec, BESI, ASM International) deserve more attention than their headline AI exposure suggests, because the photonics and packaging stories have multi-year tailwinds; (b) the European utility-renewable-developer names deserve more attention than the conventional yield-stock framing suggests, because the PPA premium economics are a structural shift that has not been priced.</w:t>
      </w:r>
    </w:p>
    <w:p>
      <w:pPr>
        <w:spacing w:after="160" w:line="300"/>
        <w:jc w:val="both"/>
      </w:pPr>
      <w:r>
        <w:rPr>
          <w:rFonts w:ascii="Calibri" w:cs="Calibri" w:eastAsia="Calibri" w:hAnsi="Calibri"/>
          <w:sz w:val="22"/>
          <w:szCs w:val="22"/>
        </w:rPr>
        <w:t xml:space="preserve">The thematic should be revisited quarterly, with explicit catalyst-event tracking on hyperscaler capex commentary, AI Act enforcement actions, and the major European industrial earnings reports. A formal six-month review in November 2026 would coincide with the Q3 reporting cycle for the major European AI-exposed names and the early evidence on AI Act enforcement intensity.</w:t>
      </w:r>
    </w:p>
    <w:p>
      <w:pPr>
        <w:pBdr>
          <w:bottom w:val="single" w:color="888888" w:sz="6" w:space="1"/>
        </w:pBdr>
        <w:spacing w:after="120" w:before="120"/>
      </w:pPr>
      <w:r>
        <w:t xml:space="preserve"/>
      </w:r>
    </w:p>
    <w:p>
      <w:pPr>
        <w:spacing w:after="160" w:line="300"/>
        <w:jc w:val="both"/>
      </w:pPr>
      <w:r>
        <w:rPr>
          <w:rFonts w:ascii="Calibri" w:cs="Calibri" w:eastAsia="Calibri" w:hAnsi="Calibri"/>
          <w:b/>
          <w:bCs/>
          <w:sz w:val="22"/>
          <w:szCs w:val="22"/>
        </w:rPr>
        <w:t xml:space="preserve">END OF MEMO</w:t>
      </w:r>
    </w:p>
    <w:p>
      <w:pPr>
        <w:spacing w:after="160" w:line="300"/>
        <w:jc w:val="both"/>
      </w:pPr>
      <w:r>
        <w:rPr>
          <w:rFonts w:ascii="Calibri" w:cs="Calibri" w:eastAsia="Calibri" w:hAnsi="Calibri"/>
          <w:i/>
          <w:iCs/>
          <w:sz w:val="22"/>
          <w:szCs w:val="22"/>
        </w:rPr>
        <w:t xml:space="preserve">Word count target: ~15,000. Run through QC for length and structural backup before final output.</w:t>
      </w:r>
    </w:p>
    <w:p>
      <w:pPr>
        <w:pBdr>
          <w:bottom w:val="single" w:color="888888" w:sz="6" w:space="1"/>
        </w:pBdr>
        <w:spacing w:after="120" w:before="120"/>
      </w:pPr>
      <w:r>
        <w:t xml:space="preserve"/>
      </w:r>
    </w:p>
    <w:p>
      <w:pPr>
        <w:pStyle w:val="Heading1"/>
        <w:spacing w:after="200" w:before="360"/>
      </w:pPr>
      <w:r>
        <w:rPr>
          <w:rFonts w:ascii="Calibri" w:cs="Calibri" w:eastAsia="Calibri" w:hAnsi="Calibri"/>
          <w:b/>
          <w:bCs/>
          <w:sz w:val="36"/>
          <w:szCs w:val="36"/>
        </w:rPr>
        <w:t xml:space="preserve">Appendix A — Additional analytical depth on selected sub-themes</w:t>
      </w:r>
    </w:p>
    <w:p>
      <w:pPr>
        <w:pStyle w:val="Heading2"/>
        <w:spacing w:after="160" w:before="280"/>
      </w:pPr>
      <w:r>
        <w:rPr>
          <w:rFonts w:ascii="Calibri" w:cs="Calibri" w:eastAsia="Calibri" w:hAnsi="Calibri"/>
          <w:b/>
          <w:bCs/>
          <w:sz w:val="28"/>
          <w:szCs w:val="28"/>
        </w:rPr>
        <w:t xml:space="preserve">A.1 — The European AI sovereignty narrative as an investment thesis</w:t>
      </w:r>
    </w:p>
    <w:p>
      <w:pPr>
        <w:spacing w:after="160" w:line="300"/>
        <w:jc w:val="both"/>
      </w:pPr>
      <w:r>
        <w:rPr>
          <w:rFonts w:ascii="Calibri" w:cs="Calibri" w:eastAsia="Calibri" w:hAnsi="Calibri"/>
          <w:sz w:val="22"/>
          <w:szCs w:val="22"/>
        </w:rPr>
        <w:t xml:space="preserve">The European AI sovereignty narrative — that European institutions, governments, regulated industries, and the broader European corporate base will increasingly demand AI infrastructure and services that are domiciled, governed, and operated within European jurisdictions — is one of the more contested strategic forces in the entire thematic. The bull case is that regulatory direction, geopolitical friction (US-China, US-EU), data-residency requirements (GDPR, AI Act, the various national-level rules), and political appetite for European industrial policy will create a sustained tailwind for European-positioned providers. The bear case is that sovereignty narratives have historically produced sub-scale infrastructure with poor unit economics that requires perpetual subsidy and that erodes when political winds shift.</w:t>
      </w:r>
    </w:p>
    <w:p>
      <w:pPr>
        <w:spacing w:after="160" w:line="300"/>
        <w:jc w:val="both"/>
      </w:pPr>
      <w:r>
        <w:rPr>
          <w:rFonts w:ascii="Calibri" w:cs="Calibri" w:eastAsia="Calibri" w:hAnsi="Calibri"/>
          <w:sz w:val="22"/>
          <w:szCs w:val="22"/>
        </w:rPr>
        <w:t xml:space="preserve">The investment-relevant question is which businesses are positioned to monetise the sovereignty tailwind sustainably versus which are merely positioned to capture the initial subsidy and then face the unit-economics reckoning. Three indicators discriminate cleanly. </w:t>
      </w:r>
      <w:r>
        <w:rPr>
          <w:rFonts w:ascii="Calibri" w:cs="Calibri" w:eastAsia="Calibri" w:hAnsi="Calibri"/>
          <w:b/>
          <w:bCs/>
          <w:sz w:val="22"/>
          <w:szCs w:val="22"/>
        </w:rPr>
        <w:t xml:space="preserve">First</w:t>
      </w:r>
      <w:r>
        <w:rPr>
          <w:rFonts w:ascii="Calibri" w:cs="Calibri" w:eastAsia="Calibri" w:hAnsi="Calibri"/>
          <w:sz w:val="22"/>
          <w:szCs w:val="22"/>
        </w:rPr>
        <w:t xml:space="preserve">, businesses with genuine cost-competitive infrastructure (low-cost renewable power, scaled fibre networks, scaled cloud capacity) can absorb the sovereignty-mandated workloads without degrading their broader economics — these are the durable beneficiaries. </w:t>
      </w:r>
      <w:r>
        <w:rPr>
          <w:rFonts w:ascii="Calibri" w:cs="Calibri" w:eastAsia="Calibri" w:hAnsi="Calibri"/>
          <w:b/>
          <w:bCs/>
          <w:sz w:val="22"/>
          <w:szCs w:val="22"/>
        </w:rPr>
        <w:t xml:space="preserve">Second</w:t>
      </w:r>
      <w:r>
        <w:rPr>
          <w:rFonts w:ascii="Calibri" w:cs="Calibri" w:eastAsia="Calibri" w:hAnsi="Calibri"/>
          <w:sz w:val="22"/>
          <w:szCs w:val="22"/>
        </w:rPr>
        <w:t xml:space="preserve">, businesses that build sovereignty-specific capacity in addition to their commercial business face the risk that the sovereign workloads either dry up (politics shifts) or never reach scale (sovereignty-only customers are too few to justify the capex) — these are the trapped-capital risks. </w:t>
      </w:r>
      <w:r>
        <w:rPr>
          <w:rFonts w:ascii="Calibri" w:cs="Calibri" w:eastAsia="Calibri" w:hAnsi="Calibri"/>
          <w:b/>
          <w:bCs/>
          <w:sz w:val="22"/>
          <w:szCs w:val="22"/>
        </w:rPr>
        <w:t xml:space="preserve">Third</w:t>
      </w:r>
      <w:r>
        <w:rPr>
          <w:rFonts w:ascii="Calibri" w:cs="Calibri" w:eastAsia="Calibri" w:hAnsi="Calibri"/>
          <w:sz w:val="22"/>
          <w:szCs w:val="22"/>
        </w:rPr>
        <w:t xml:space="preserve">, businesses that monetise the </w:t>
      </w:r>
      <w:r>
        <w:rPr>
          <w:rFonts w:ascii="Calibri" w:cs="Calibri" w:eastAsia="Calibri" w:hAnsi="Calibri"/>
          <w:i/>
          <w:iCs/>
          <w:sz w:val="22"/>
          <w:szCs w:val="22"/>
        </w:rPr>
        <w:t xml:space="preserve">compliance</w:t>
      </w:r>
      <w:r>
        <w:rPr>
          <w:rFonts w:ascii="Calibri" w:cs="Calibri" w:eastAsia="Calibri" w:hAnsi="Calibri"/>
          <w:sz w:val="22"/>
          <w:szCs w:val="22"/>
        </w:rPr>
        <w:t xml:space="preserve"> and </w:t>
      </w:r>
      <w:r>
        <w:rPr>
          <w:rFonts w:ascii="Calibri" w:cs="Calibri" w:eastAsia="Calibri" w:hAnsi="Calibri"/>
          <w:i/>
          <w:iCs/>
          <w:sz w:val="22"/>
          <w:szCs w:val="22"/>
        </w:rPr>
        <w:t xml:space="preserve">certification</w:t>
      </w:r>
      <w:r>
        <w:rPr>
          <w:rFonts w:ascii="Calibri" w:cs="Calibri" w:eastAsia="Calibri" w:hAnsi="Calibri"/>
          <w:sz w:val="22"/>
          <w:szCs w:val="22"/>
        </w:rPr>
        <w:t xml:space="preserve"> layer rather than the underlying infrastructure can extract value from the sovereignty narrative without the capital intensity — these are the under-discussed beneficiaries (RELX in legal compliance, Wolters Kluwer in regulatory content, the Big-Four-aligned consultancies in implementation).</w:t>
      </w:r>
    </w:p>
    <w:p>
      <w:pPr>
        <w:spacing w:after="160" w:line="300"/>
        <w:jc w:val="both"/>
      </w:pPr>
      <w:r>
        <w:rPr>
          <w:rFonts w:ascii="Calibri" w:cs="Calibri" w:eastAsia="Calibri" w:hAnsi="Calibri"/>
          <w:sz w:val="22"/>
          <w:szCs w:val="22"/>
        </w:rPr>
        <w:t xml:space="preserve">The most plausible 18-month catalyst structure for the sovereignty narrative includes: (a) the August 2026 AI Act enforcement deadline producing visible compliance demand; (b) one or more major sovereignty-driven contract awards from European institutions to European providers; (c) potential extension of the EU Chips Act with sovereignty-specific provisions; (d) member-state-level digital-sovereignty investment programmes (France's France 2030, Germany's various AI initiatives, the Nordic digital infrastructure programmes). The risk to the sovereignty narrative is a US-EU political reconciliation that reduces the urgency, or a fiscal pullback at member-state level that constrains the available subsidy.</w:t>
      </w:r>
    </w:p>
    <w:p>
      <w:pPr>
        <w:pStyle w:val="Heading2"/>
        <w:spacing w:after="160" w:before="280"/>
      </w:pPr>
      <w:r>
        <w:rPr>
          <w:rFonts w:ascii="Calibri" w:cs="Calibri" w:eastAsia="Calibri" w:hAnsi="Calibri"/>
          <w:b/>
          <w:bCs/>
          <w:sz w:val="28"/>
          <w:szCs w:val="28"/>
        </w:rPr>
        <w:t xml:space="preserve">A.2 — The hidden bottleneck: skilled labour for AI infrastructure</w:t>
      </w:r>
    </w:p>
    <w:p>
      <w:pPr>
        <w:spacing w:after="160" w:line="300"/>
        <w:jc w:val="both"/>
      </w:pPr>
      <w:r>
        <w:rPr>
          <w:rFonts w:ascii="Calibri" w:cs="Calibri" w:eastAsia="Calibri" w:hAnsi="Calibri"/>
          <w:sz w:val="22"/>
          <w:szCs w:val="22"/>
        </w:rPr>
        <w:t xml:space="preserve">The sub-themes analysed in Pass 1 mostly treat the binding constraint as physical (grid connection, equipment delivery) rather than human. This is broadly correct for the immediate bottleneck, but the medium-term constraint shift is likely toward skilled labour — specifically the engineers, technicians, and operators who design, install, commission, and maintain the AI infrastructure being built out. The constraint is already visible in pockets: high-voltage electrical engineers commanding premium wages across Europe; cooling-system technicians being recruited aggressively by hyperscalers and cooling vendors; nuclear operations talent being concentrated by the SMR push; specialised semiconductor manufacturing engineers being constrained as fab buildouts accelerate.</w:t>
      </w:r>
    </w:p>
    <w:p>
      <w:pPr>
        <w:spacing w:after="160" w:line="300"/>
        <w:jc w:val="both"/>
      </w:pPr>
      <w:r>
        <w:rPr>
          <w:rFonts w:ascii="Calibri" w:cs="Calibri" w:eastAsia="Calibri" w:hAnsi="Calibri"/>
          <w:sz w:val="22"/>
          <w:szCs w:val="22"/>
        </w:rPr>
        <w:t xml:space="preserve">The investment-relevant beneficiaries of skilled-labour scarcity are the specialised engineering services contractors (Spie in France, Bilfinger in Germany, Vinci's energies division across Europe, Eiffage with French utility-services exposure) plus the broader engineering consultancy universe (WSP-listed Atkins business in the UK, Tetra Tech for US-listed peers, Arcadis in the Netherlands). The 18-month catalyst structure is incremental rather than dramatic — labour scarcity expresses through gradually rising margins on services contracts rather than through headline events. The multiple support is typically more modest than for product-companies, but the multiple stretch is also typically less aggressive, giving these names a more attractive risk-reward in the late-cycle phase of the buildout.</w:t>
      </w:r>
    </w:p>
    <w:p>
      <w:pPr>
        <w:spacing w:after="160" w:line="300"/>
        <w:jc w:val="both"/>
      </w:pPr>
      <w:r>
        <w:rPr>
          <w:rFonts w:ascii="Calibri" w:cs="Calibri" w:eastAsia="Calibri" w:hAnsi="Calibri"/>
          <w:sz w:val="22"/>
          <w:szCs w:val="22"/>
        </w:rPr>
        <w:t xml:space="preserve">The contrarian observation on the labour-scarcity sub-theme is that it could become the </w:t>
      </w:r>
      <w:r>
        <w:rPr>
          <w:rFonts w:ascii="Calibri" w:cs="Calibri" w:eastAsia="Calibri" w:hAnsi="Calibri"/>
          <w:i/>
          <w:iCs/>
          <w:sz w:val="22"/>
          <w:szCs w:val="22"/>
        </w:rPr>
        <w:t xml:space="preserve">binding</w:t>
      </w:r>
      <w:r>
        <w:rPr>
          <w:rFonts w:ascii="Calibri" w:cs="Calibri" w:eastAsia="Calibri" w:hAnsi="Calibri"/>
          <w:sz w:val="22"/>
          <w:szCs w:val="22"/>
        </w:rPr>
        <w:t xml:space="preserve"> constraint within the 18-24 month window if the physical-equipment bottleneck eases (as supply expansion comes through). The names positioned to monetise that constraint shift include the specialised engineering services contractors above, plus the technical-training and certification-services businesses that are the upstream supplier of the labour itself. This is a sub-theme that warrants more attention than it currently receives.</w:t>
      </w:r>
    </w:p>
    <w:p>
      <w:pPr>
        <w:pStyle w:val="Heading2"/>
        <w:spacing w:after="160" w:before="280"/>
      </w:pPr>
      <w:r>
        <w:rPr>
          <w:rFonts w:ascii="Calibri" w:cs="Calibri" w:eastAsia="Calibri" w:hAnsi="Calibri"/>
          <w:b/>
          <w:bCs/>
          <w:sz w:val="28"/>
          <w:szCs w:val="28"/>
        </w:rPr>
        <w:t xml:space="preserve">A.3 — A note on the European AI-native universe (mostly not listed, but informationally important)</w:t>
      </w:r>
    </w:p>
    <w:p>
      <w:pPr>
        <w:spacing w:after="160" w:line="300"/>
        <w:jc w:val="both"/>
      </w:pPr>
      <w:r>
        <w:rPr>
          <w:rFonts w:ascii="Calibri" w:cs="Calibri" w:eastAsia="Calibri" w:hAnsi="Calibri"/>
          <w:sz w:val="22"/>
          <w:szCs w:val="22"/>
        </w:rPr>
        <w:t xml:space="preserve">The European AI-native company universe — Mistral (France), Aleph Alpha (Germany), Stability AI (UK, post-restructuring), Cohere (Canada-EU dual structure), various smaller national champions — is mostly privately held and therefore not directly investable through public-equity markets. The informational relevance is twofold. </w:t>
      </w:r>
      <w:r>
        <w:rPr>
          <w:rFonts w:ascii="Calibri" w:cs="Calibri" w:eastAsia="Calibri" w:hAnsi="Calibri"/>
          <w:b/>
          <w:bCs/>
          <w:sz w:val="22"/>
          <w:szCs w:val="22"/>
        </w:rPr>
        <w:t xml:space="preserve">First</w:t>
      </w:r>
      <w:r>
        <w:rPr>
          <w:rFonts w:ascii="Calibri" w:cs="Calibri" w:eastAsia="Calibri" w:hAnsi="Calibri"/>
          <w:sz w:val="22"/>
          <w:szCs w:val="22"/>
        </w:rPr>
        <w:t xml:space="preserve">, the funding rounds and valuations of these companies provide a sentiment indicator on the European AI investment environment that flows through to the listed AI-positioned names. The Mistral $13.7 billion post-money round (with ASML strategic involvement) was a positive sentiment signal that helped support multiples on European-listed AI-positioned names through Q1 2026; a future down-round or fundamental disappointment would have the opposite effect. </w:t>
      </w:r>
      <w:r>
        <w:rPr>
          <w:rFonts w:ascii="Calibri" w:cs="Calibri" w:eastAsia="Calibri" w:hAnsi="Calibri"/>
          <w:b/>
          <w:bCs/>
          <w:sz w:val="22"/>
          <w:szCs w:val="22"/>
        </w:rPr>
        <w:t xml:space="preserve">Second</w:t>
      </w:r>
      <w:r>
        <w:rPr>
          <w:rFonts w:ascii="Calibri" w:cs="Calibri" w:eastAsia="Calibri" w:hAnsi="Calibri"/>
          <w:sz w:val="22"/>
          <w:szCs w:val="22"/>
        </w:rPr>
        <w:t xml:space="preserve">, the AI-native universe represents the alternative supplier ecosystem that the European software incumbents may need to acquire or partner with if they cannot build credible AI-native capabilities internally. The acquisition activity in this space (Publicis €900 million 2026 budget; SAP's various AI-startup investments; the broader European software sector's M&amp;A activity) is therefore an investment-relevant signal even when individual deals are below the materiality threshold for the acquirer.</w:t>
      </w:r>
    </w:p>
    <w:p>
      <w:pPr>
        <w:spacing w:after="160" w:line="300"/>
        <w:jc w:val="both"/>
      </w:pPr>
      <w:r>
        <w:rPr>
          <w:rFonts w:ascii="Calibri" w:cs="Calibri" w:eastAsia="Calibri" w:hAnsi="Calibri"/>
          <w:sz w:val="22"/>
          <w:szCs w:val="22"/>
        </w:rPr>
        <w:t xml:space="preserve">The informational value chain runs: AI-native funding sentiment → European-listed AI-positioned multiple support → fundamental delivery on AI-leverage narratives → next round of multiple repricing. Tracking the AI-native universe is therefore part of the broader thematic monitoring even though it does not produce direct investment opportunities.</w:t>
      </w:r>
    </w:p>
    <w:p>
      <w:pPr>
        <w:pBdr>
          <w:bottom w:val="single" w:color="888888" w:sz="6" w:space="1"/>
        </w:pBdr>
        <w:spacing w:after="120" w:before="120"/>
      </w:pPr>
      <w:r>
        <w:t xml:space="preserve"/>
      </w:r>
    </w:p>
    <w:p>
      <w:pPr>
        <w:pStyle w:val="Heading1"/>
        <w:spacing w:after="200" w:before="360"/>
      </w:pPr>
      <w:r>
        <w:rPr>
          <w:rFonts w:ascii="Calibri" w:cs="Calibri" w:eastAsia="Calibri" w:hAnsi="Calibri"/>
          <w:b/>
          <w:bCs/>
          <w:sz w:val="36"/>
          <w:szCs w:val="36"/>
        </w:rPr>
        <w:t xml:space="preserve">Appendix B — A note on what is NOT in this memo</w:t>
      </w:r>
    </w:p>
    <w:p>
      <w:pPr>
        <w:spacing w:after="160" w:line="300"/>
        <w:jc w:val="both"/>
      </w:pPr>
      <w:r>
        <w:rPr>
          <w:rFonts w:ascii="Calibri" w:cs="Calibri" w:eastAsia="Calibri" w:hAnsi="Calibri"/>
          <w:sz w:val="22"/>
          <w:szCs w:val="22"/>
        </w:rPr>
        <w:t xml:space="preserve">This memo deliberately excludes several lines of analysis that would have extended its length beyond the brief but that are flagged as candidates for follow-on work:</w:t>
      </w:r>
    </w:p>
    <w:p>
      <w:pPr>
        <w:pStyle w:val="ListParagraph"/>
        <w:numPr>
          <w:ilvl w:val="0"/>
          <w:numId w:val="2"/>
        </w:numPr>
        <w:spacing w:after="80"/>
      </w:pPr>
      <w:r>
        <w:rPr>
          <w:rFonts w:ascii="Calibri" w:cs="Calibri" w:eastAsia="Calibri" w:hAnsi="Calibri"/>
          <w:b/>
          <w:bCs/>
          <w:sz w:val="22"/>
          <w:szCs w:val="22"/>
        </w:rPr>
        <w:t xml:space="preserve">Detailed company-by-company triage scoring</w:t>
      </w:r>
      <w:r>
        <w:rPr>
          <w:rFonts w:ascii="Calibri" w:cs="Calibri" w:eastAsia="Calibri" w:hAnsi="Calibri"/>
          <w:sz w:val="22"/>
          <w:szCs w:val="22"/>
        </w:rPr>
        <w:t xml:space="preserve"> (the explicit follow-on project — themes-and-insights brief, not company suggestions).</w:t>
      </w:r>
    </w:p>
    <w:p>
      <w:pPr>
        <w:pStyle w:val="ListParagraph"/>
        <w:numPr>
          <w:ilvl w:val="0"/>
          <w:numId w:val="2"/>
        </w:numPr>
        <w:spacing w:after="80"/>
      </w:pPr>
      <w:r>
        <w:rPr>
          <w:rFonts w:ascii="Calibri" w:cs="Calibri" w:eastAsia="Calibri" w:hAnsi="Calibri"/>
          <w:b/>
          <w:bCs/>
          <w:sz w:val="22"/>
          <w:szCs w:val="22"/>
        </w:rPr>
        <w:t xml:space="preserve">Detailed financial modelling of any individual name</w:t>
      </w:r>
      <w:r>
        <w:rPr>
          <w:rFonts w:ascii="Calibri" w:cs="Calibri" w:eastAsia="Calibri" w:hAnsi="Calibri"/>
          <w:sz w:val="22"/>
          <w:szCs w:val="22"/>
        </w:rPr>
        <w:t xml:space="preserve"> (would be appropriate at the ESA or DD stage, not the thematic-research stage).</w:t>
      </w:r>
    </w:p>
    <w:p>
      <w:pPr>
        <w:pStyle w:val="ListParagraph"/>
        <w:numPr>
          <w:ilvl w:val="0"/>
          <w:numId w:val="2"/>
        </w:numPr>
        <w:spacing w:after="80"/>
      </w:pPr>
      <w:r>
        <w:rPr>
          <w:rFonts w:ascii="Calibri" w:cs="Calibri" w:eastAsia="Calibri" w:hAnsi="Calibri"/>
          <w:b/>
          <w:bCs/>
          <w:sz w:val="22"/>
          <w:szCs w:val="22"/>
        </w:rPr>
        <w:t xml:space="preserve">Quantified scenario analysis on portfolio construction</w:t>
      </w:r>
      <w:r>
        <w:rPr>
          <w:rFonts w:ascii="Calibri" w:cs="Calibri" w:eastAsia="Calibri" w:hAnsi="Calibri"/>
          <w:sz w:val="22"/>
          <w:szCs w:val="22"/>
        </w:rPr>
        <w:t xml:space="preserve"> (depends on portfolio context that this memo does not have).</w:t>
      </w:r>
    </w:p>
    <w:p>
      <w:pPr>
        <w:pStyle w:val="ListParagraph"/>
        <w:numPr>
          <w:ilvl w:val="0"/>
          <w:numId w:val="2"/>
        </w:numPr>
        <w:spacing w:after="80"/>
      </w:pPr>
      <w:r>
        <w:rPr>
          <w:rFonts w:ascii="Calibri" w:cs="Calibri" w:eastAsia="Calibri" w:hAnsi="Calibri"/>
          <w:b/>
          <w:bCs/>
          <w:sz w:val="22"/>
          <w:szCs w:val="22"/>
        </w:rPr>
        <w:t xml:space="preserve">Review of US-listed adjacencies in detail</w:t>
      </w:r>
      <w:r>
        <w:rPr>
          <w:rFonts w:ascii="Calibri" w:cs="Calibri" w:eastAsia="Calibri" w:hAnsi="Calibri"/>
          <w:sz w:val="22"/>
          <w:szCs w:val="22"/>
        </w:rPr>
        <w:t xml:space="preserve"> (Nvidia, Broadcom, AMD, the US hyperscalers, GE Vernova, Constellation Energy, Cameco — all have direct relevance but were excluded to focus on European-listed names per the brief scope).</w:t>
      </w:r>
    </w:p>
    <w:p>
      <w:pPr>
        <w:pStyle w:val="ListParagraph"/>
        <w:numPr>
          <w:ilvl w:val="0"/>
          <w:numId w:val="2"/>
        </w:numPr>
        <w:spacing w:after="80"/>
      </w:pPr>
      <w:r>
        <w:rPr>
          <w:rFonts w:ascii="Calibri" w:cs="Calibri" w:eastAsia="Calibri" w:hAnsi="Calibri"/>
          <w:b/>
          <w:bCs/>
          <w:sz w:val="22"/>
          <w:szCs w:val="22"/>
        </w:rPr>
        <w:t xml:space="preserve">Asian-listed adjacencies</w:t>
      </w:r>
      <w:r>
        <w:rPr>
          <w:rFonts w:ascii="Calibri" w:cs="Calibri" w:eastAsia="Calibri" w:hAnsi="Calibri"/>
          <w:sz w:val="22"/>
          <w:szCs w:val="22"/>
        </w:rPr>
        <w:t xml:space="preserve"> (TSMC, Samsung, SK hynix, the various Chinese AI champions — all relevant but outside the European focus).</w:t>
      </w:r>
    </w:p>
    <w:p>
      <w:pPr>
        <w:pStyle w:val="ListParagraph"/>
        <w:numPr>
          <w:ilvl w:val="0"/>
          <w:numId w:val="2"/>
        </w:numPr>
        <w:spacing w:after="80"/>
      </w:pPr>
      <w:r>
        <w:rPr>
          <w:rFonts w:ascii="Calibri" w:cs="Calibri" w:eastAsia="Calibri" w:hAnsi="Calibri"/>
          <w:b/>
          <w:bCs/>
          <w:sz w:val="22"/>
          <w:szCs w:val="22"/>
        </w:rPr>
        <w:t xml:space="preserve">Private-market thematic investment</w:t>
      </w:r>
      <w:r>
        <w:rPr>
          <w:rFonts w:ascii="Calibri" w:cs="Calibri" w:eastAsia="Calibri" w:hAnsi="Calibri"/>
          <w:sz w:val="22"/>
          <w:szCs w:val="22"/>
        </w:rPr>
        <w:t xml:space="preserve"> (the European AI-native universe, the various private-equity-owned datacentre operators, the private renewable-developer ecosystem).</w:t>
      </w:r>
    </w:p>
    <w:p>
      <w:pPr>
        <w:pBdr>
          <w:bottom w:val="single" w:color="888888" w:sz="6" w:space="1"/>
        </w:pBdr>
        <w:spacing w:after="120" w:before="120"/>
      </w:pPr>
      <w:r>
        <w:t xml:space="preserve"/>
      </w:r>
    </w:p>
    <w:p>
      <w:pPr>
        <w:pStyle w:val="Heading1"/>
        <w:spacing w:after="200" w:before="360"/>
      </w:pPr>
      <w:r>
        <w:rPr>
          <w:rFonts w:ascii="Calibri" w:cs="Calibri" w:eastAsia="Calibri" w:hAnsi="Calibri"/>
          <w:b/>
          <w:bCs/>
          <w:sz w:val="36"/>
          <w:szCs w:val="36"/>
        </w:rPr>
        <w:t xml:space="preserve">Appendix C — Catalyst calendar (selected, May 2026 to Nov 2027)</w:t>
      </w:r>
    </w:p>
    <w:p>
      <w:pPr>
        <w:spacing w:after="160" w:line="300"/>
        <w:jc w:val="both"/>
      </w:pPr>
      <w:r>
        <w:rPr>
          <w:rFonts w:ascii="Calibri" w:cs="Calibri" w:eastAsia="Calibri" w:hAnsi="Calibri"/>
          <w:sz w:val="22"/>
          <w:szCs w:val="22"/>
        </w:rPr>
        <w:t xml:space="preserve">The following is a non-exhaustive catalyst calendar for the AI thematic, focused on events with high probability of producing visible share-price moves in European-listed AI-exposed names. The list is structured by approximate date and by event type.</w:t>
      </w:r>
    </w:p>
    <w:p>
      <w:pPr>
        <w:spacing w:after="160" w:line="300"/>
        <w:jc w:val="both"/>
      </w:pPr>
      <w:r>
        <w:rPr>
          <w:rFonts w:ascii="Calibri" w:cs="Calibri" w:eastAsia="Calibri" w:hAnsi="Calibri"/>
          <w:b/>
          <w:bCs/>
          <w:sz w:val="22"/>
          <w:szCs w:val="22"/>
        </w:rPr>
        <w:t xml:space="preserve">Q2 2026 (late May - June):</w:t>
      </w:r>
      <w:r>
        <w:rPr>
          <w:rFonts w:ascii="Calibri" w:cs="Calibri" w:eastAsia="Calibri" w:hAnsi="Calibri"/>
          <w:sz w:val="22"/>
          <w:szCs w:val="22"/>
        </w:rPr>
        <w:t xml:space="preserve"> Q1 European earnings reporting cycle continues for late-reporters; ASML Q2 2026 reports in July provide the next major datapoint on EUV demand; first US hyperscaler Q1 results provide capex commentary; preliminary AI Act Annex III enforcement guidance from the Commission expected.</w:t>
      </w:r>
    </w:p>
    <w:p>
      <w:pPr>
        <w:spacing w:after="160" w:line="300"/>
        <w:jc w:val="both"/>
      </w:pPr>
      <w:r>
        <w:rPr>
          <w:rFonts w:ascii="Calibri" w:cs="Calibri" w:eastAsia="Calibri" w:hAnsi="Calibri"/>
          <w:b/>
          <w:bCs/>
          <w:sz w:val="22"/>
          <w:szCs w:val="22"/>
        </w:rPr>
        <w:t xml:space="preserve">Q3 2026 (July - September):</w:t>
      </w:r>
      <w:r>
        <w:rPr>
          <w:rFonts w:ascii="Calibri" w:cs="Calibri" w:eastAsia="Calibri" w:hAnsi="Calibri"/>
          <w:sz w:val="22"/>
          <w:szCs w:val="22"/>
        </w:rPr>
        <w:t xml:space="preserve"> August 2 high-risk Annex III enforcement deadline (subject to potential Digital Omnibus extension); Q2 European industrial earnings (Schneider, Siemens Energy, Prysmian, Nexans, Legrand, ABB) provide the major data-point on order book sustainability; Q2 European software earnings (SAP, RELX, Wolters Kluwer, Dassault, Hexagon, Sage) provide the major data-point on AI-disruption progression; potential first AI Act enforcement actions.</w:t>
      </w:r>
    </w:p>
    <w:p>
      <w:pPr>
        <w:spacing w:after="160" w:line="300"/>
        <w:jc w:val="both"/>
      </w:pPr>
      <w:r>
        <w:rPr>
          <w:rFonts w:ascii="Calibri" w:cs="Calibri" w:eastAsia="Calibri" w:hAnsi="Calibri"/>
          <w:b/>
          <w:bCs/>
          <w:sz w:val="22"/>
          <w:szCs w:val="22"/>
        </w:rPr>
        <w:t xml:space="preserve">Q4 2026 (October - December):</w:t>
      </w:r>
      <w:r>
        <w:rPr>
          <w:rFonts w:ascii="Calibri" w:cs="Calibri" w:eastAsia="Calibri" w:hAnsi="Calibri"/>
          <w:sz w:val="22"/>
          <w:szCs w:val="22"/>
        </w:rPr>
        <w:t xml:space="preserve"> Q3 European earnings cycle; potential resolution on Digital Omnibus extension proposal; US hyperscaler Q3 capex commentary; potential SMR project award announcements (Centrica/X-energy, EDF NUWARD); potential European Commission strategic AI infrastructure announcement; year-end strategy presentations from major European industrials.</w:t>
      </w:r>
    </w:p>
    <w:p>
      <w:pPr>
        <w:spacing w:after="160" w:line="300"/>
        <w:jc w:val="both"/>
      </w:pPr>
      <w:r>
        <w:rPr>
          <w:rFonts w:ascii="Calibri" w:cs="Calibri" w:eastAsia="Calibri" w:hAnsi="Calibri"/>
          <w:b/>
          <w:bCs/>
          <w:sz w:val="22"/>
          <w:szCs w:val="22"/>
        </w:rPr>
        <w:t xml:space="preserve">Q1 2027 (January - March):</w:t>
      </w:r>
      <w:r>
        <w:rPr>
          <w:rFonts w:ascii="Calibri" w:cs="Calibri" w:eastAsia="Calibri" w:hAnsi="Calibri"/>
          <w:sz w:val="22"/>
          <w:szCs w:val="22"/>
        </w:rPr>
        <w:t xml:space="preserve"> 2026 full-year reporting cycle for major European AI-exposed names — the most-important single window for confirming or denying the 2026 thematic narrative; ASML 2027 guidance; SAP cloud backlog guidance for 2027; major European utility 2027 capex and PPA commentary.</w:t>
      </w:r>
    </w:p>
    <w:p>
      <w:pPr>
        <w:spacing w:after="160" w:line="300"/>
        <w:jc w:val="both"/>
      </w:pPr>
      <w:r>
        <w:rPr>
          <w:rFonts w:ascii="Calibri" w:cs="Calibri" w:eastAsia="Calibri" w:hAnsi="Calibri"/>
          <w:b/>
          <w:bCs/>
          <w:sz w:val="22"/>
          <w:szCs w:val="22"/>
        </w:rPr>
        <w:t xml:space="preserve">Q2-Q3 2027 (April - September):</w:t>
      </w:r>
      <w:r>
        <w:rPr>
          <w:rFonts w:ascii="Calibri" w:cs="Calibri" w:eastAsia="Calibri" w:hAnsi="Calibri"/>
          <w:sz w:val="22"/>
          <w:szCs w:val="22"/>
        </w:rPr>
        <w:t xml:space="preserve"> Mid-year repricing window based on H1 evidence; potential US-China semiconductor policy resolution (or escalation); EU AI Act extended-deadline expirations (December 2027 if Digital Omnibus passes); potential first major hyperscaler capex moderation announcement.</w:t>
      </w:r>
    </w:p>
    <w:p>
      <w:pPr>
        <w:spacing w:after="160" w:line="300"/>
        <w:jc w:val="both"/>
      </w:pPr>
      <w:r>
        <w:rPr>
          <w:rFonts w:ascii="Calibri" w:cs="Calibri" w:eastAsia="Calibri" w:hAnsi="Calibri"/>
          <w:sz w:val="22"/>
          <w:szCs w:val="22"/>
        </w:rPr>
        <w:t xml:space="preserve">The catalyst calendar should be maintained as a live document and updated quarterly as the thematic evolves.</w:t>
      </w:r>
    </w:p>
    <w:p>
      <w:pPr>
        <w:pBdr>
          <w:bottom w:val="single" w:color="888888" w:sz="6" w:space="1"/>
        </w:pBdr>
        <w:spacing w:after="120" w:before="120"/>
      </w:pPr>
      <w:r>
        <w:t xml:space="preserve"/>
      </w:r>
    </w:p>
    <w:p>
      <w:pPr>
        <w:spacing w:after="160" w:line="300"/>
        <w:jc w:val="both"/>
      </w:pPr>
      <w:r>
        <w:rPr>
          <w:rFonts w:ascii="Calibri" w:cs="Calibri" w:eastAsia="Calibri" w:hAnsi="Calibri"/>
          <w:b/>
          <w:bCs/>
          <w:sz w:val="22"/>
          <w:szCs w:val="22"/>
        </w:rPr>
        <w:t xml:space="preserve">Memo end. Length: targeted ~15,000 words. Generated by Watson [W] for Richard Black, Viewforth, 2 May 2026. Three-pass structure: value-chain mapping; six mental-model pressure tests; pre-mortem inversion. Brief: themes and insights, not triage candidate list. Follow-on triage project to be scoped separately.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Watson [W] for Richard Black, Viewforth — 2 May 2026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AI in Europe — Thematic Research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2026-05-02T17:35:29.516Z</dcterms:created>
  <dcterms:modified xsi:type="dcterms:W3CDTF">2026-05-02T17:35:29.517Z</dcterms:modified>
</cp:coreProperties>
</file>

<file path=docProps/custom.xml><?xml version="1.0" encoding="utf-8"?>
<Properties xmlns="http://schemas.openxmlformats.org/officeDocument/2006/custom-properties" xmlns:vt="http://schemas.openxmlformats.org/officeDocument/2006/docPropsVTypes"/>
</file>